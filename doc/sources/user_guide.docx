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8855D6"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Stiftung University of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8855D6"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48C29ADB" w14:textId="2E3A6CE7" w:rsidR="00DF331C" w:rsidRDefault="00556D78">
      <w:pPr>
        <w:jc w:val="center"/>
        <w:rPr>
          <w:ins w:id="0" w:author="Holger Eichelberger" w:date="2021-10-21T08:44:00Z"/>
          <w:rFonts w:ascii="Candara" w:hAnsi="Candara"/>
          <w:sz w:val="28"/>
          <w:szCs w:val="28"/>
          <w:lang w:val="en-US"/>
        </w:rPr>
        <w:pPrChange w:id="1" w:author="Holger Eichelberger" w:date="2021-10-21T08:44:00Z">
          <w:pPr/>
        </w:pPrChange>
      </w:pPr>
      <w:ins w:id="2" w:author="Holger Eichelberger" w:date="2021-10-21T09:15:00Z">
        <w:r>
          <w:rPr>
            <w:rFonts w:ascii="Candara" w:hAnsi="Candara"/>
            <w:sz w:val="28"/>
            <w:szCs w:val="28"/>
            <w:lang w:val="en-GB"/>
          </w:rPr>
          <w:t>Preview</w:t>
        </w:r>
      </w:ins>
      <w:ins w:id="3" w:author="Holger Eichelberger" w:date="2021-10-21T08:44:00Z">
        <w:r w:rsidR="00DF331C">
          <w:rPr>
            <w:rFonts w:ascii="Candara" w:hAnsi="Candara"/>
            <w:sz w:val="28"/>
            <w:szCs w:val="28"/>
            <w:lang w:val="en-GB"/>
          </w:rPr>
          <w:t xml:space="preserve"> </w:t>
        </w:r>
      </w:ins>
      <w:del w:id="4" w:author="Holger Eichelberger" w:date="2021-10-21T09:15:00Z">
        <w:r w:rsidR="006A272A" w:rsidRPr="00B4304A" w:rsidDel="00556D78">
          <w:rPr>
            <w:rFonts w:ascii="Candara" w:hAnsi="Candara"/>
            <w:sz w:val="28"/>
            <w:szCs w:val="28"/>
            <w:lang w:val="en-GB"/>
          </w:rPr>
          <w:delText>V</w:delText>
        </w:r>
      </w:del>
      <w:ins w:id="5" w:author="Holger Eichelberger" w:date="2021-10-21T09:15:00Z">
        <w:r>
          <w:rPr>
            <w:rFonts w:ascii="Candara" w:hAnsi="Candara"/>
            <w:sz w:val="28"/>
            <w:szCs w:val="28"/>
            <w:lang w:val="en-GB"/>
          </w:rPr>
          <w:t>v</w:t>
        </w:r>
      </w:ins>
      <w:r w:rsidR="006A272A" w:rsidRPr="00B4304A">
        <w:rPr>
          <w:rFonts w:ascii="Candara" w:hAnsi="Candara"/>
          <w:sz w:val="28"/>
          <w:szCs w:val="28"/>
          <w:lang w:val="en-GB"/>
        </w:rPr>
        <w:t xml:space="preserve">ersion </w:t>
      </w:r>
      <w:del w:id="6" w:author="Holger Eichelberger" w:date="2021-10-21T09:15:00Z">
        <w:r w:rsidR="002B4520" w:rsidRPr="00B4304A" w:rsidDel="00556D78">
          <w:rPr>
            <w:rFonts w:ascii="Candara" w:hAnsi="Candara"/>
            <w:sz w:val="28"/>
            <w:szCs w:val="28"/>
            <w:lang w:val="en-GB"/>
          </w:rPr>
          <w:delText>1.</w:delText>
        </w:r>
        <w:r w:rsidR="00E75F1B" w:rsidDel="00556D78">
          <w:rPr>
            <w:rFonts w:ascii="Candara" w:hAnsi="Candara"/>
            <w:sz w:val="28"/>
            <w:szCs w:val="28"/>
            <w:lang w:val="en-GB"/>
          </w:rPr>
          <w:delText>5</w:delText>
        </w:r>
        <w:r w:rsidR="00EA598E" w:rsidDel="00556D78">
          <w:rPr>
            <w:rFonts w:ascii="Candara" w:hAnsi="Candara"/>
            <w:sz w:val="28"/>
            <w:szCs w:val="28"/>
            <w:lang w:val="en-GB"/>
          </w:rPr>
          <w:delText>.</w:delText>
        </w:r>
      </w:del>
      <w:del w:id="7" w:author="Holger Eichelberger" w:date="2021-06-03T09:54:00Z">
        <w:r w:rsidR="00EA598E" w:rsidDel="00C36548">
          <w:rPr>
            <w:rFonts w:ascii="Candara" w:hAnsi="Candara"/>
            <w:sz w:val="28"/>
            <w:szCs w:val="28"/>
            <w:lang w:val="en-GB"/>
          </w:rPr>
          <w:delText>1</w:delText>
        </w:r>
      </w:del>
      <w:ins w:id="8" w:author="Holger Eichelberger" w:date="2021-10-21T08:44:00Z">
        <w:r w:rsidR="00DF331C">
          <w:rPr>
            <w:rFonts w:ascii="Candara" w:hAnsi="Candara"/>
            <w:sz w:val="28"/>
            <w:szCs w:val="28"/>
            <w:lang w:val="en-GB"/>
          </w:rPr>
          <w:t xml:space="preserve">of </w:t>
        </w:r>
      </w:ins>
      <w:ins w:id="9" w:author="Holger Eichelberger" w:date="2022-12-14T19:43:00Z">
        <w:r w:rsidR="004F0F75">
          <w:rPr>
            <w:rFonts w:ascii="Candara" w:hAnsi="Candara"/>
            <w:sz w:val="28"/>
            <w:szCs w:val="28"/>
            <w:lang w:val="en-GB"/>
          </w:rPr>
          <w:t>14</w:t>
        </w:r>
      </w:ins>
      <w:ins w:id="10" w:author="Holger Eichelberger" w:date="2021-10-21T08:44:00Z">
        <w:r w:rsidR="00DF331C">
          <w:rPr>
            <w:rFonts w:ascii="Candara" w:hAnsi="Candara"/>
            <w:sz w:val="28"/>
            <w:szCs w:val="28"/>
            <w:lang w:val="en-GB"/>
          </w:rPr>
          <w:t>.</w:t>
        </w:r>
      </w:ins>
      <w:ins w:id="11" w:author="Holger Eichelberger" w:date="2022-12-14T19:43:00Z">
        <w:r w:rsidR="004F0F75">
          <w:rPr>
            <w:rFonts w:ascii="Candara" w:hAnsi="Candara"/>
            <w:sz w:val="28"/>
            <w:szCs w:val="28"/>
            <w:lang w:val="en-GB"/>
          </w:rPr>
          <w:t>12</w:t>
        </w:r>
      </w:ins>
      <w:ins w:id="12" w:author="Holger Eichelberger" w:date="2021-10-21T08:44:00Z">
        <w:r w:rsidR="00DF331C">
          <w:rPr>
            <w:rFonts w:ascii="Candara" w:hAnsi="Candara"/>
            <w:sz w:val="28"/>
            <w:szCs w:val="28"/>
            <w:lang w:val="en-GB"/>
          </w:rPr>
          <w:t>.202</w:t>
        </w:r>
      </w:ins>
      <w:ins w:id="13" w:author="Holger Eichelberger" w:date="2022-12-14T19:43:00Z">
        <w:r w:rsidR="004F0F75">
          <w:rPr>
            <w:rFonts w:ascii="Candara" w:hAnsi="Candara"/>
            <w:sz w:val="28"/>
            <w:szCs w:val="28"/>
            <w:lang w:val="en-GB"/>
          </w:rPr>
          <w:t>2</w:t>
        </w:r>
      </w:ins>
    </w:p>
    <w:p w14:paraId="7524BD21" w14:textId="77777777" w:rsidR="00DF331C" w:rsidRDefault="00DF331C">
      <w:pPr>
        <w:jc w:val="center"/>
        <w:rPr>
          <w:ins w:id="14" w:author="Holger Eichelberger" w:date="2021-10-21T08:44:00Z"/>
          <w:rFonts w:ascii="Candara" w:hAnsi="Candara"/>
          <w:lang w:val="en-US"/>
        </w:rPr>
        <w:pPrChange w:id="15" w:author="Holger Eichelberger" w:date="2021-10-21T08:44:00Z">
          <w:pPr/>
        </w:pPrChange>
      </w:pPr>
    </w:p>
    <w:p w14:paraId="5CCC5A56" w14:textId="04827B22" w:rsidR="00C3297C" w:rsidRPr="00B4304A" w:rsidRDefault="00C3297C">
      <w:pPr>
        <w:jc w:val="center"/>
        <w:rPr>
          <w:rFonts w:ascii="Candara" w:hAnsi="Candara"/>
          <w:lang w:val="en-GB"/>
        </w:rPr>
        <w:pPrChange w:id="16" w:author="Holger Eichelberger" w:date="2021-10-21T08:44:00Z">
          <w:pPr/>
        </w:pPrChange>
      </w:pPr>
      <w:bookmarkStart w:id="17" w:name="_Hlk85698287"/>
      <w:r w:rsidRPr="00B4304A">
        <w:rPr>
          <w:rFonts w:ascii="Candara" w:hAnsi="Candara"/>
          <w:lang w:val="en-GB"/>
        </w:rPr>
        <w:t>©2015</w:t>
      </w:r>
      <w:ins w:id="18" w:author="Holger Eichelberger" w:date="2021-06-03T09:54:00Z">
        <w:r w:rsidR="004A03A6">
          <w:rPr>
            <w:rFonts w:ascii="Candara" w:hAnsi="Candara"/>
            <w:lang w:val="en-GB"/>
          </w:rPr>
          <w:t>-202</w:t>
        </w:r>
      </w:ins>
      <w:ins w:id="19" w:author="Holger Eichelberger" w:date="2022-12-14T19:43:00Z">
        <w:r w:rsidR="004F0F75">
          <w:rPr>
            <w:rFonts w:ascii="Candara" w:hAnsi="Candara"/>
            <w:lang w:val="en-GB"/>
          </w:rPr>
          <w:t>2</w:t>
        </w:r>
      </w:ins>
      <w:r w:rsidRPr="00B4304A">
        <w:rPr>
          <w:rFonts w:ascii="Candara" w:hAnsi="Candara"/>
          <w:lang w:val="en-GB"/>
        </w:rPr>
        <w:t xml:space="preserve"> Software Systems Engineering (SSE) Group, University of Hildesheim, Germany.</w:t>
      </w:r>
    </w:p>
    <w:bookmarkEnd w:id="17"/>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8855D6"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Changes due to migration to Xtext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8855D6"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8855D6"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Section 3 updated (inclusion of Xtext features in EASy update site).</w:t>
            </w:r>
          </w:p>
        </w:tc>
      </w:tr>
      <w:tr w:rsidR="000E50C0" w:rsidRPr="008855D6"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8855D6"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8855D6"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8855D6"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Xtext version 2.5.3, Examples, Updated installation of EASy-Producer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r w:rsidRPr="00B4304A">
              <w:rPr>
                <w:lang w:val="en-GB"/>
              </w:rPr>
              <w:t>EASyDemoCommands</w:t>
            </w:r>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8855D6" w14:paraId="4AD869F2" w14:textId="77777777" w:rsidTr="00046247">
        <w:tc>
          <w:tcPr>
            <w:tcW w:w="817" w:type="dxa"/>
          </w:tcPr>
          <w:p w14:paraId="11984BBD" w14:textId="77777777" w:rsidR="00EA598E" w:rsidRDefault="00EA598E" w:rsidP="009B4932">
            <w:pPr>
              <w:rPr>
                <w:rFonts w:ascii="Candara" w:hAnsi="Candara"/>
                <w:lang w:val="en-GB"/>
              </w:rPr>
            </w:pPr>
            <w:r>
              <w:rPr>
                <w:rFonts w:ascii="Candara" w:hAnsi="Candara"/>
                <w:lang w:val="en-GB"/>
              </w:rPr>
              <w:t>1.5.1</w:t>
            </w:r>
          </w:p>
        </w:tc>
        <w:tc>
          <w:tcPr>
            <w:tcW w:w="1418" w:type="dxa"/>
          </w:tcPr>
          <w:p w14:paraId="1A9E5E17" w14:textId="77777777" w:rsidR="00EA598E" w:rsidRDefault="00EA598E" w:rsidP="009B4932">
            <w:pPr>
              <w:rPr>
                <w:rFonts w:ascii="Candara" w:hAnsi="Candara"/>
                <w:lang w:val="en-GB"/>
              </w:rPr>
            </w:pPr>
            <w:r>
              <w:rPr>
                <w:rFonts w:ascii="Candara" w:hAnsi="Candara"/>
                <w:lang w:val="en-GB"/>
              </w:rPr>
              <w:t>08.01.2018</w:t>
            </w:r>
          </w:p>
        </w:tc>
        <w:tc>
          <w:tcPr>
            <w:tcW w:w="6977" w:type="dxa"/>
          </w:tcPr>
          <w:p w14:paraId="488C5652" w14:textId="77777777" w:rsidR="00EA598E" w:rsidRDefault="00EA598E" w:rsidP="00672926">
            <w:pPr>
              <w:rPr>
                <w:rFonts w:ascii="Candara" w:hAnsi="Candara"/>
                <w:lang w:val="en-GB"/>
              </w:rPr>
            </w:pPr>
            <w:r>
              <w:rPr>
                <w:rFonts w:ascii="Candara" w:hAnsi="Candara"/>
                <w:lang w:val="en-GB"/>
              </w:rPr>
              <w:t>Term</w:t>
            </w:r>
            <w:r w:rsidR="00E97846">
              <w:rPr>
                <w:rFonts w:ascii="Candara" w:hAnsi="Candara"/>
                <w:lang w:val="en-GB"/>
              </w:rPr>
              <w:t xml:space="preserve"> / line number</w:t>
            </w:r>
            <w:r>
              <w:rPr>
                <w:rFonts w:ascii="Candara" w:hAnsi="Candara"/>
                <w:lang w:val="en-GB"/>
              </w:rPr>
              <w:t xml:space="preserve"> updates</w:t>
            </w:r>
            <w:r w:rsidR="00E97846">
              <w:rPr>
                <w:rFonts w:ascii="Candara" w:hAnsi="Candara"/>
                <w:lang w:val="en-GB"/>
              </w:rPr>
              <w:t xml:space="preserve"> (reported by M. Keunecke)</w:t>
            </w:r>
          </w:p>
        </w:tc>
      </w:tr>
      <w:tr w:rsidR="00F305A8" w:rsidRPr="008D45B2" w14:paraId="0CF7AE8E" w14:textId="77777777" w:rsidTr="00046247">
        <w:trPr>
          <w:ins w:id="20" w:author="Holger Eichelberger" w:date="2021-06-03T09:54:00Z"/>
        </w:trPr>
        <w:tc>
          <w:tcPr>
            <w:tcW w:w="817" w:type="dxa"/>
          </w:tcPr>
          <w:p w14:paraId="5979BD02" w14:textId="39D55BCF" w:rsidR="00F305A8" w:rsidRDefault="00F305A8" w:rsidP="009B4932">
            <w:pPr>
              <w:rPr>
                <w:ins w:id="21" w:author="Holger Eichelberger" w:date="2021-06-03T09:54:00Z"/>
                <w:rFonts w:ascii="Candara" w:hAnsi="Candara"/>
                <w:lang w:val="en-GB"/>
              </w:rPr>
            </w:pPr>
            <w:ins w:id="22" w:author="Holger Eichelberger" w:date="2021-06-03T09:54:00Z">
              <w:r>
                <w:rPr>
                  <w:rFonts w:ascii="Candara" w:hAnsi="Candara"/>
                  <w:lang w:val="en-GB"/>
                </w:rPr>
                <w:t>1.52</w:t>
              </w:r>
            </w:ins>
          </w:p>
        </w:tc>
        <w:tc>
          <w:tcPr>
            <w:tcW w:w="1418" w:type="dxa"/>
          </w:tcPr>
          <w:p w14:paraId="2E54EDD7" w14:textId="18F2F12A" w:rsidR="00F305A8" w:rsidRDefault="00F305A8" w:rsidP="009B4932">
            <w:pPr>
              <w:rPr>
                <w:ins w:id="23" w:author="Holger Eichelberger" w:date="2021-06-03T09:54:00Z"/>
                <w:rFonts w:ascii="Candara" w:hAnsi="Candara"/>
                <w:lang w:val="en-GB"/>
              </w:rPr>
            </w:pPr>
            <w:ins w:id="24" w:author="Holger Eichelberger" w:date="2021-06-03T09:54:00Z">
              <w:r>
                <w:rPr>
                  <w:rFonts w:ascii="Candara" w:hAnsi="Candara"/>
                  <w:lang w:val="en-GB"/>
                </w:rPr>
                <w:t>03.06.2021</w:t>
              </w:r>
            </w:ins>
          </w:p>
        </w:tc>
        <w:tc>
          <w:tcPr>
            <w:tcW w:w="6977" w:type="dxa"/>
          </w:tcPr>
          <w:p w14:paraId="0B350B1B" w14:textId="74D2002E" w:rsidR="004F0F75" w:rsidRDefault="00F305A8" w:rsidP="00672926">
            <w:pPr>
              <w:rPr>
                <w:ins w:id="25" w:author="Holger Eichelberger" w:date="2021-06-03T09:54:00Z"/>
                <w:rFonts w:ascii="Candara" w:hAnsi="Candara"/>
                <w:lang w:val="en-GB"/>
              </w:rPr>
            </w:pPr>
            <w:ins w:id="26" w:author="Holger Eichelberger" w:date="2021-06-03T09:54:00Z">
              <w:r>
                <w:rPr>
                  <w:rFonts w:ascii="Candara" w:hAnsi="Candara"/>
                  <w:lang w:val="en-GB"/>
                </w:rPr>
                <w:t>Extended .text files</w:t>
              </w:r>
            </w:ins>
          </w:p>
        </w:tc>
      </w:tr>
      <w:tr w:rsidR="004F0F75" w:rsidRPr="008D45B2" w14:paraId="7810BE96" w14:textId="77777777" w:rsidTr="00046247">
        <w:trPr>
          <w:ins w:id="27" w:author="Holger Eichelberger" w:date="2022-12-14T19:43:00Z"/>
        </w:trPr>
        <w:tc>
          <w:tcPr>
            <w:tcW w:w="817" w:type="dxa"/>
          </w:tcPr>
          <w:p w14:paraId="3AAEE454" w14:textId="36F5B1D7" w:rsidR="004F0F75" w:rsidRDefault="004F0F75" w:rsidP="009B4932">
            <w:pPr>
              <w:rPr>
                <w:ins w:id="28" w:author="Holger Eichelberger" w:date="2022-12-14T19:43:00Z"/>
                <w:rFonts w:ascii="Candara" w:hAnsi="Candara"/>
                <w:lang w:val="en-GB"/>
              </w:rPr>
            </w:pPr>
            <w:ins w:id="29" w:author="Holger Eichelberger" w:date="2022-12-14T19:43:00Z">
              <w:r>
                <w:rPr>
                  <w:rFonts w:ascii="Candara" w:hAnsi="Candara"/>
                  <w:lang w:val="en-GB"/>
                </w:rPr>
                <w:t>1.53</w:t>
              </w:r>
            </w:ins>
          </w:p>
        </w:tc>
        <w:tc>
          <w:tcPr>
            <w:tcW w:w="1418" w:type="dxa"/>
          </w:tcPr>
          <w:p w14:paraId="627A463A" w14:textId="23A88F46" w:rsidR="004F0F75" w:rsidRDefault="004F0F75" w:rsidP="009B4932">
            <w:pPr>
              <w:rPr>
                <w:ins w:id="30" w:author="Holger Eichelberger" w:date="2022-12-14T19:43:00Z"/>
                <w:rFonts w:ascii="Candara" w:hAnsi="Candara"/>
                <w:lang w:val="en-GB"/>
              </w:rPr>
            </w:pPr>
            <w:ins w:id="31" w:author="Holger Eichelberger" w:date="2022-12-14T19:43:00Z">
              <w:r>
                <w:rPr>
                  <w:rFonts w:ascii="Candara" w:hAnsi="Candara"/>
                  <w:lang w:val="en-GB"/>
                </w:rPr>
                <w:t>14.12.2022</w:t>
              </w:r>
            </w:ins>
          </w:p>
        </w:tc>
        <w:tc>
          <w:tcPr>
            <w:tcW w:w="6977" w:type="dxa"/>
          </w:tcPr>
          <w:p w14:paraId="07E50580" w14:textId="468B924C" w:rsidR="004F0F75" w:rsidRDefault="004F0F75" w:rsidP="00672926">
            <w:pPr>
              <w:rPr>
                <w:ins w:id="32" w:author="Holger Eichelberger" w:date="2022-12-14T19:43:00Z"/>
                <w:rFonts w:ascii="Candara" w:hAnsi="Candara"/>
                <w:lang w:val="en-GB"/>
              </w:rPr>
            </w:pPr>
            <w:ins w:id="33" w:author="Holger Eichelberger" w:date="2022-12-14T19:44:00Z">
              <w:r>
                <w:rPr>
                  <w:rFonts w:ascii="Candara" w:hAnsi="Candara"/>
                  <w:lang w:val="en-GB"/>
                </w:rPr>
                <w:t>Hints for Eclipse 4.19.0</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BD3F08" w:rsidP="006B3B66">
      <w:pPr>
        <w:jc w:val="both"/>
        <w:rPr>
          <w:rFonts w:ascii="Candara" w:hAnsi="Candara"/>
          <w:lang w:val="en-GB"/>
        </w:rPr>
      </w:pPr>
      <w:r>
        <w:fldChar w:fldCharType="begin"/>
      </w:r>
      <w:r w:rsidRPr="008D45B2">
        <w:rPr>
          <w:lang w:val="en-GB"/>
          <w:rPrChange w:id="34" w:author="Holger Eichelberger" w:date="2021-06-03T09:46:00Z">
            <w:rPr/>
          </w:rPrChange>
        </w:rPr>
        <w:instrText xml:space="preserve"> HYPERLINK "http://projects.sse.uni-hildesheim.de/easy/" </w:instrText>
      </w:r>
      <w:r>
        <w:fldChar w:fldCharType="separate"/>
      </w:r>
      <w:r w:rsidR="006B3B66" w:rsidRPr="00B4304A">
        <w:rPr>
          <w:rStyle w:val="Hyperlink"/>
          <w:rFonts w:ascii="Candara" w:hAnsi="Candara"/>
          <w:lang w:val="en-GB"/>
        </w:rPr>
        <w:t>http://projects.sse.uni-hildesheim.de/easy/</w:t>
      </w:r>
      <w:r>
        <w:rPr>
          <w:rStyle w:val="Hyperlink"/>
          <w:rFonts w:ascii="Candara" w:hAnsi="Candara"/>
          <w:lang w:val="en-GB"/>
        </w:rP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EndPr/>
      <w:sdtContent>
        <w:p w14:paraId="037306B0" w14:textId="77777777" w:rsidR="00221863" w:rsidRPr="00B4304A" w:rsidRDefault="00221863">
          <w:pPr>
            <w:pStyle w:val="TOCHeading"/>
            <w:rPr>
              <w:lang w:val="en-GB"/>
            </w:rPr>
          </w:pPr>
          <w:r w:rsidRPr="00B4304A">
            <w:rPr>
              <w:lang w:val="en-GB"/>
            </w:rPr>
            <w:t>Table of Contents</w:t>
          </w:r>
        </w:p>
        <w:p w14:paraId="6ED44EAC" w14:textId="339D6EFB"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FA4685">
              <w:rPr>
                <w:noProof/>
                <w:webHidden/>
              </w:rPr>
              <w:t>6</w:t>
            </w:r>
            <w:r>
              <w:rPr>
                <w:noProof/>
                <w:webHidden/>
              </w:rPr>
              <w:fldChar w:fldCharType="end"/>
            </w:r>
          </w:hyperlink>
        </w:p>
        <w:p w14:paraId="61DB1A4A" w14:textId="07A7D213" w:rsidR="00C3297C" w:rsidRDefault="00EA2D71">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FA4685">
              <w:rPr>
                <w:noProof/>
                <w:webHidden/>
              </w:rPr>
              <w:t>7</w:t>
            </w:r>
            <w:r w:rsidR="003F42BA">
              <w:rPr>
                <w:noProof/>
                <w:webHidden/>
              </w:rPr>
              <w:fldChar w:fldCharType="end"/>
            </w:r>
          </w:hyperlink>
        </w:p>
        <w:p w14:paraId="2D8C61D3" w14:textId="5795FF0B" w:rsidR="00C3297C" w:rsidRDefault="00EA2D71">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FA4685">
              <w:rPr>
                <w:noProof/>
                <w:webHidden/>
              </w:rPr>
              <w:t>7</w:t>
            </w:r>
            <w:r w:rsidR="003F42BA">
              <w:rPr>
                <w:noProof/>
                <w:webHidden/>
              </w:rPr>
              <w:fldChar w:fldCharType="end"/>
            </w:r>
          </w:hyperlink>
        </w:p>
        <w:p w14:paraId="7D91A66D" w14:textId="5C38DC0C" w:rsidR="00C3297C" w:rsidRDefault="00EA2D71">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FA4685">
              <w:rPr>
                <w:noProof/>
                <w:webHidden/>
              </w:rPr>
              <w:t>7</w:t>
            </w:r>
            <w:r w:rsidR="003F42BA">
              <w:rPr>
                <w:noProof/>
                <w:webHidden/>
              </w:rPr>
              <w:fldChar w:fldCharType="end"/>
            </w:r>
          </w:hyperlink>
        </w:p>
        <w:p w14:paraId="57AAAE70" w14:textId="24ADEE18" w:rsidR="00C3297C" w:rsidRDefault="00EA2D71">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FA4685">
              <w:rPr>
                <w:noProof/>
                <w:webHidden/>
              </w:rPr>
              <w:t>7</w:t>
            </w:r>
            <w:r w:rsidR="003F42BA">
              <w:rPr>
                <w:noProof/>
                <w:webHidden/>
              </w:rPr>
              <w:fldChar w:fldCharType="end"/>
            </w:r>
          </w:hyperlink>
        </w:p>
        <w:p w14:paraId="49F2EEDB" w14:textId="2802CAFC" w:rsidR="00C3297C" w:rsidRDefault="00EA2D71">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FA4685">
              <w:rPr>
                <w:noProof/>
                <w:webHidden/>
              </w:rPr>
              <w:t>9</w:t>
            </w:r>
            <w:r w:rsidR="003F42BA">
              <w:rPr>
                <w:noProof/>
                <w:webHidden/>
              </w:rPr>
              <w:fldChar w:fldCharType="end"/>
            </w:r>
          </w:hyperlink>
        </w:p>
        <w:p w14:paraId="07C21E2E" w14:textId="2DDD591F" w:rsidR="00C3297C" w:rsidRDefault="00EA2D71">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FA4685">
              <w:rPr>
                <w:noProof/>
                <w:webHidden/>
              </w:rPr>
              <w:t>9</w:t>
            </w:r>
            <w:r w:rsidR="003F42BA">
              <w:rPr>
                <w:noProof/>
                <w:webHidden/>
              </w:rPr>
              <w:fldChar w:fldCharType="end"/>
            </w:r>
          </w:hyperlink>
        </w:p>
        <w:p w14:paraId="3D0C7D4A" w14:textId="5DE279D3" w:rsidR="00C3297C" w:rsidRDefault="00EA2D71">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FA4685">
              <w:rPr>
                <w:noProof/>
                <w:webHidden/>
              </w:rPr>
              <w:t>9</w:t>
            </w:r>
            <w:r w:rsidR="003F42BA">
              <w:rPr>
                <w:noProof/>
                <w:webHidden/>
              </w:rPr>
              <w:fldChar w:fldCharType="end"/>
            </w:r>
          </w:hyperlink>
        </w:p>
        <w:p w14:paraId="232F4AAA" w14:textId="44BED223"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"_Toc425144872" </w:instrText>
          </w:r>
          <w:r>
            <w:rPr>
              <w:rStyle w:val="Hyperlink"/>
              <w:lang w:val="en-GB"/>
            </w:rPr>
            <w:fldChar w:fldCharType="separate"/>
          </w:r>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ins w:id="35" w:author="Holger Eichelberger" w:date="2025-03-06T11:34:00Z">
            <w:r w:rsidR="00FA4685">
              <w:rPr>
                <w:noProof/>
                <w:webHidden/>
              </w:rPr>
              <w:t>10</w:t>
            </w:r>
          </w:ins>
          <w:del w:id="36" w:author="Holger Eichelberger" w:date="2025-03-06T11:22:00Z">
            <w:r w:rsidR="004021C1" w:rsidDel="007B4999">
              <w:rPr>
                <w:noProof/>
                <w:webHidden/>
              </w:rPr>
              <w:delText>12</w:delText>
            </w:r>
          </w:del>
          <w:r w:rsidR="003F42BA">
            <w:rPr>
              <w:noProof/>
              <w:webHidden/>
            </w:rPr>
            <w:fldChar w:fldCharType="end"/>
          </w:r>
          <w:r>
            <w:rPr>
              <w:noProof/>
            </w:rPr>
            <w:fldChar w:fldCharType="end"/>
          </w:r>
        </w:p>
        <w:p w14:paraId="685019DF" w14:textId="277E0624"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"_Toc425144873" </w:instrText>
          </w:r>
          <w:r>
            <w:rPr>
              <w:rStyle w:val="Hyperlink"/>
              <w:lang w:val="en-GB"/>
            </w:rPr>
            <w:fldChar w:fldCharType="separate"/>
          </w:r>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ins w:id="37" w:author="Holger Eichelberger" w:date="2025-03-06T11:34:00Z">
            <w:r w:rsidR="00FA4685">
              <w:rPr>
                <w:noProof/>
                <w:webHidden/>
              </w:rPr>
              <w:t>11</w:t>
            </w:r>
          </w:ins>
          <w:del w:id="38" w:author="Holger Eichelberger" w:date="2025-03-06T11:22:00Z">
            <w:r w:rsidR="004021C1" w:rsidDel="007B4999">
              <w:rPr>
                <w:noProof/>
                <w:webHidden/>
              </w:rPr>
              <w:delText>12</w:delText>
            </w:r>
          </w:del>
          <w:r w:rsidR="003F42BA">
            <w:rPr>
              <w:noProof/>
              <w:webHidden/>
            </w:rPr>
            <w:fldChar w:fldCharType="end"/>
          </w:r>
          <w:r>
            <w:rPr>
              <w:noProof/>
            </w:rPr>
            <w:fldChar w:fldCharType="end"/>
          </w:r>
        </w:p>
        <w:p w14:paraId="63FD701A" w14:textId="2A825AC5" w:rsidR="00C3297C" w:rsidRDefault="005E4F4F">
          <w:pPr>
            <w:pStyle w:val="TOC1"/>
            <w:rPr>
              <w:rFonts w:eastAsiaTheme="minorEastAsia"/>
              <w:noProof/>
              <w:lang w:eastAsia="de-DE"/>
            </w:rPr>
          </w:pPr>
          <w:r>
            <w:rPr>
              <w:rStyle w:val="Hyperlink"/>
              <w:lang w:val="en-GB"/>
            </w:rPr>
            <w:fldChar w:fldCharType="begin"/>
          </w:r>
          <w:r>
            <w:rPr>
              <w:rStyle w:val="Hyperlink"/>
              <w:noProof/>
              <w:lang w:val="en-GB"/>
            </w:rPr>
            <w:instrText xml:space="preserve"> HYPERLINK \l "_Toc425144874" </w:instrText>
          </w:r>
          <w:r>
            <w:rPr>
              <w:rStyle w:val="Hyperlink"/>
              <w:lang w:val="en-GB"/>
            </w:rPr>
            <w:fldChar w:fldCharType="separate"/>
          </w:r>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ins w:id="39" w:author="Holger Eichelberger" w:date="2025-03-06T11:34:00Z">
            <w:r w:rsidR="00FA4685">
              <w:rPr>
                <w:noProof/>
                <w:webHidden/>
              </w:rPr>
              <w:t>13</w:t>
            </w:r>
          </w:ins>
          <w:del w:id="40" w:author="Holger Eichelberger" w:date="2025-03-06T11:22:00Z">
            <w:r w:rsidR="004021C1" w:rsidDel="007B4999">
              <w:rPr>
                <w:noProof/>
                <w:webHidden/>
              </w:rPr>
              <w:delText>14</w:delText>
            </w:r>
          </w:del>
          <w:r w:rsidR="003F42BA">
            <w:rPr>
              <w:noProof/>
              <w:webHidden/>
            </w:rPr>
            <w:fldChar w:fldCharType="end"/>
          </w:r>
          <w:r>
            <w:rPr>
              <w:noProof/>
            </w:rPr>
            <w:fldChar w:fldCharType="end"/>
          </w:r>
        </w:p>
        <w:p w14:paraId="0CC28B76" w14:textId="06995221"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"_Toc425144875" </w:instrText>
          </w:r>
          <w:r>
            <w:rPr>
              <w:rStyle w:val="Hyperlink"/>
              <w:lang w:val="en-GB"/>
            </w:rPr>
            <w:fldChar w:fldCharType="separate"/>
          </w:r>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ins w:id="41" w:author="Holger Eichelberger" w:date="2025-03-06T11:34:00Z">
            <w:r w:rsidR="00FA4685">
              <w:rPr>
                <w:noProof/>
                <w:webHidden/>
              </w:rPr>
              <w:t>13</w:t>
            </w:r>
          </w:ins>
          <w:del w:id="42" w:author="Holger Eichelberger" w:date="2025-03-06T11:22:00Z">
            <w:r w:rsidR="004021C1" w:rsidDel="007B4999">
              <w:rPr>
                <w:noProof/>
                <w:webHidden/>
              </w:rPr>
              <w:delText>14</w:delText>
            </w:r>
          </w:del>
          <w:r w:rsidR="003F42BA">
            <w:rPr>
              <w:noProof/>
              <w:webHidden/>
            </w:rPr>
            <w:fldChar w:fldCharType="end"/>
          </w:r>
          <w:r>
            <w:rPr>
              <w:noProof/>
            </w:rPr>
            <w:fldChar w:fldCharType="end"/>
          </w:r>
        </w:p>
        <w:p w14:paraId="1E6CE491" w14:textId="1D417649"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"_Toc425144876" </w:instrText>
          </w:r>
          <w:r>
            <w:rPr>
              <w:rStyle w:val="Hyperlink"/>
              <w:lang w:val="en-GB"/>
            </w:rPr>
            <w:fldChar w:fldCharType="separate"/>
          </w:r>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ins w:id="43" w:author="Holger Eichelberger" w:date="2025-03-06T11:34:00Z">
            <w:r w:rsidR="00FA4685">
              <w:rPr>
                <w:noProof/>
                <w:webHidden/>
              </w:rPr>
              <w:t>14</w:t>
            </w:r>
          </w:ins>
          <w:del w:id="44" w:author="Holger Eichelberger" w:date="2025-03-06T11:22:00Z">
            <w:r w:rsidR="004021C1" w:rsidDel="007B4999">
              <w:rPr>
                <w:noProof/>
                <w:webHidden/>
              </w:rPr>
              <w:delText>15</w:delText>
            </w:r>
          </w:del>
          <w:r w:rsidR="003F42BA">
            <w:rPr>
              <w:noProof/>
              <w:webHidden/>
            </w:rPr>
            <w:fldChar w:fldCharType="end"/>
          </w:r>
          <w:r>
            <w:rPr>
              <w:noProof/>
            </w:rPr>
            <w:fldChar w:fldCharType="end"/>
          </w:r>
        </w:p>
        <w:p w14:paraId="52895914" w14:textId="4B62269A" w:rsidR="00C3297C" w:rsidRDefault="005E4F4F">
          <w:pPr>
            <w:pStyle w:val="TOC3"/>
            <w:tabs>
              <w:tab w:val="left" w:pos="132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"_Toc425144877" </w:instrText>
          </w:r>
          <w:r>
            <w:rPr>
              <w:rStyle w:val="Hyperlink"/>
              <w:lang w:val="en-GB"/>
            </w:rPr>
            <w:fldChar w:fldCharType="separate"/>
          </w:r>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ins w:id="45" w:author="Holger Eichelberger" w:date="2025-03-06T11:34:00Z">
            <w:r w:rsidR="00FA4685">
              <w:rPr>
                <w:noProof/>
                <w:webHidden/>
              </w:rPr>
              <w:t>15</w:t>
            </w:r>
          </w:ins>
          <w:del w:id="46" w:author="Holger Eichelberger" w:date="2025-03-06T11:22:00Z">
            <w:r w:rsidR="004021C1" w:rsidDel="007B4999">
              <w:rPr>
                <w:noProof/>
                <w:webHidden/>
              </w:rPr>
              <w:delText>16</w:delText>
            </w:r>
          </w:del>
          <w:r w:rsidR="003F42BA">
            <w:rPr>
              <w:noProof/>
              <w:webHidden/>
            </w:rPr>
            <w:fldChar w:fldCharType="end"/>
          </w:r>
          <w:r>
            <w:rPr>
              <w:noProof/>
            </w:rPr>
            <w:fldChar w:fldCharType="end"/>
          </w:r>
        </w:p>
        <w:p w14:paraId="7A2B3C43" w14:textId="4CDFDB8D" w:rsidR="00C3297C" w:rsidRDefault="00BD3F08">
          <w:pPr>
            <w:pStyle w:val="TOC3"/>
            <w:tabs>
              <w:tab w:val="left" w:pos="1320"/>
              <w:tab w:val="right" w:leader="dot" w:pos="9062"/>
            </w:tabs>
            <w:rPr>
              <w:noProof/>
              <w:lang w:val="de-DE" w:eastAsia="de-DE"/>
            </w:rPr>
          </w:pPr>
          <w:r>
            <w:fldChar w:fldCharType="begin"/>
          </w:r>
          <w:r>
            <w:instrText xml:space="preserve"> HYPERLINK \l "_Toc425144878" </w:instrText>
          </w:r>
          <w:r>
            <w:fldChar w:fldCharType="separate"/>
          </w:r>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ins w:id="47" w:author="Holger Eichelberger" w:date="2025-03-06T11:34:00Z">
            <w:r w:rsidR="00FA4685">
              <w:rPr>
                <w:noProof/>
                <w:webHidden/>
              </w:rPr>
              <w:t>18</w:t>
            </w:r>
          </w:ins>
          <w:del w:id="48" w:author="Holger Eichelberger" w:date="2021-06-03T09:54:00Z">
            <w:r w:rsidR="00CC6546" w:rsidDel="004A03A6">
              <w:rPr>
                <w:noProof/>
                <w:webHidden/>
              </w:rPr>
              <w:delText>18</w:delText>
            </w:r>
          </w:del>
          <w:r w:rsidR="003F42BA">
            <w:rPr>
              <w:noProof/>
              <w:webHidden/>
            </w:rPr>
            <w:fldChar w:fldCharType="end"/>
          </w:r>
          <w:r>
            <w:rPr>
              <w:noProof/>
            </w:rPr>
            <w:fldChar w:fldCharType="end"/>
          </w:r>
        </w:p>
        <w:p w14:paraId="67B3DB09" w14:textId="0A45F505"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"_Toc425144879" </w:instrText>
          </w:r>
          <w:r>
            <w:rPr>
              <w:rStyle w:val="Hyperlink"/>
              <w:lang w:val="en-GB"/>
            </w:rPr>
            <w:fldChar w:fldCharType="separate"/>
          </w:r>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ins w:id="49" w:author="Holger Eichelberger" w:date="2025-03-06T11:34:00Z">
            <w:r w:rsidR="00FA4685">
              <w:rPr>
                <w:noProof/>
                <w:webHidden/>
              </w:rPr>
              <w:t>19</w:t>
            </w:r>
          </w:ins>
          <w:del w:id="50" w:author="Holger Eichelberger" w:date="2025-03-06T11:22:00Z">
            <w:r w:rsidR="004021C1" w:rsidDel="007B4999">
              <w:rPr>
                <w:noProof/>
                <w:webHidden/>
              </w:rPr>
              <w:delText>20</w:delText>
            </w:r>
          </w:del>
          <w:r w:rsidR="003F42BA">
            <w:rPr>
              <w:noProof/>
              <w:webHidden/>
            </w:rPr>
            <w:fldChar w:fldCharType="end"/>
          </w:r>
          <w:r>
            <w:rPr>
              <w:noProof/>
            </w:rPr>
            <w:fldChar w:fldCharType="end"/>
          </w:r>
        </w:p>
        <w:p w14:paraId="79E6DC7B" w14:textId="6E1AC717" w:rsidR="00C3297C" w:rsidRDefault="00BD3F08">
          <w:pPr>
            <w:pStyle w:val="TOC3"/>
            <w:tabs>
              <w:tab w:val="left" w:pos="1320"/>
              <w:tab w:val="right" w:leader="dot" w:pos="9062"/>
            </w:tabs>
            <w:rPr>
              <w:noProof/>
              <w:lang w:val="de-DE" w:eastAsia="de-DE"/>
            </w:rPr>
          </w:pPr>
          <w:r>
            <w:fldChar w:fldCharType="begin"/>
          </w:r>
          <w:r>
            <w:instrText xml:space="preserve"> HYPERLINK \l "_Toc425144880" </w:instrText>
          </w:r>
          <w:r>
            <w:fldChar w:fldCharType="separate"/>
          </w:r>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ins w:id="51" w:author="Holger Eichelberger" w:date="2025-03-06T11:34:00Z">
            <w:r w:rsidR="00FA4685">
              <w:rPr>
                <w:noProof/>
                <w:webHidden/>
              </w:rPr>
              <w:t>20</w:t>
            </w:r>
          </w:ins>
          <w:del w:id="52" w:author="Holger Eichelberger" w:date="2021-06-03T09:54:00Z">
            <w:r w:rsidR="00CC6546" w:rsidDel="004A03A6">
              <w:rPr>
                <w:noProof/>
                <w:webHidden/>
              </w:rPr>
              <w:delText>20</w:delText>
            </w:r>
          </w:del>
          <w:r w:rsidR="003F42BA">
            <w:rPr>
              <w:noProof/>
              <w:webHidden/>
            </w:rPr>
            <w:fldChar w:fldCharType="end"/>
          </w:r>
          <w:r>
            <w:rPr>
              <w:noProof/>
            </w:rPr>
            <w:fldChar w:fldCharType="end"/>
          </w:r>
        </w:p>
        <w:p w14:paraId="28A55053" w14:textId="10833983" w:rsidR="00C3297C" w:rsidRDefault="00BD3F08">
          <w:pPr>
            <w:pStyle w:val="TOC3"/>
            <w:tabs>
              <w:tab w:val="left" w:pos="1320"/>
              <w:tab w:val="right" w:leader="dot" w:pos="9062"/>
            </w:tabs>
            <w:rPr>
              <w:noProof/>
              <w:lang w:val="de-DE" w:eastAsia="de-DE"/>
            </w:rPr>
          </w:pPr>
          <w:r>
            <w:fldChar w:fldCharType="begin"/>
          </w:r>
          <w:r>
            <w:instrText xml:space="preserve"> HYPERLINK \l "_Toc425144881" </w:instrText>
          </w:r>
          <w:r>
            <w:fldChar w:fldCharType="separate"/>
          </w:r>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ins w:id="53" w:author="Holger Eichelberger" w:date="2025-03-06T11:34:00Z">
            <w:r w:rsidR="00FA4685">
              <w:rPr>
                <w:noProof/>
                <w:webHidden/>
              </w:rPr>
              <w:t>21</w:t>
            </w:r>
          </w:ins>
          <w:del w:id="54" w:author="Holger Eichelberger" w:date="2021-06-03T09:54:00Z">
            <w:r w:rsidR="00CC6546" w:rsidDel="004A03A6">
              <w:rPr>
                <w:noProof/>
                <w:webHidden/>
              </w:rPr>
              <w:delText>21</w:delText>
            </w:r>
          </w:del>
          <w:r w:rsidR="003F42BA">
            <w:rPr>
              <w:noProof/>
              <w:webHidden/>
            </w:rPr>
            <w:fldChar w:fldCharType="end"/>
          </w:r>
          <w:r>
            <w:rPr>
              <w:noProof/>
            </w:rPr>
            <w:fldChar w:fldCharType="end"/>
          </w:r>
        </w:p>
        <w:p w14:paraId="69073A85" w14:textId="224F56ED" w:rsidR="00C3297C" w:rsidRDefault="005E4F4F">
          <w:pPr>
            <w:pStyle w:val="TOC1"/>
            <w:rPr>
              <w:rFonts w:eastAsiaTheme="minorEastAsia"/>
              <w:noProof/>
              <w:lang w:eastAsia="de-DE"/>
            </w:rPr>
          </w:pPr>
          <w:r>
            <w:rPr>
              <w:rStyle w:val="Hyperlink"/>
              <w:lang w:val="en-GB"/>
            </w:rPr>
            <w:fldChar w:fldCharType="begin"/>
          </w:r>
          <w:r>
            <w:rPr>
              <w:rStyle w:val="Hyperlink"/>
              <w:noProof/>
              <w:lang w:val="en-GB"/>
            </w:rPr>
            <w:instrText xml:space="preserve"> HYPERLINK \l "_Toc425144882" </w:instrText>
          </w:r>
          <w:r>
            <w:rPr>
              <w:rStyle w:val="Hyperlink"/>
              <w:lang w:val="en-GB"/>
            </w:rPr>
            <w:fldChar w:fldCharType="separate"/>
          </w:r>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ins w:id="55" w:author="Holger Eichelberger" w:date="2025-03-06T11:34:00Z">
            <w:r w:rsidR="00FA4685">
              <w:rPr>
                <w:noProof/>
                <w:webHidden/>
              </w:rPr>
              <w:t>22</w:t>
            </w:r>
          </w:ins>
          <w:del w:id="56" w:author="Holger Eichelberger" w:date="2025-03-06T11:22:00Z">
            <w:r w:rsidR="004021C1" w:rsidDel="007B4999">
              <w:rPr>
                <w:noProof/>
                <w:webHidden/>
              </w:rPr>
              <w:delText>23</w:delText>
            </w:r>
          </w:del>
          <w:r w:rsidR="003F42BA">
            <w:rPr>
              <w:noProof/>
              <w:webHidden/>
            </w:rPr>
            <w:fldChar w:fldCharType="end"/>
          </w:r>
          <w:r>
            <w:rPr>
              <w:noProof/>
            </w:rPr>
            <w:fldChar w:fldCharType="end"/>
          </w:r>
        </w:p>
        <w:p w14:paraId="555CED43" w14:textId="53E953EC"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"_Toc425144883" </w:instrText>
          </w:r>
          <w:r>
            <w:rPr>
              <w:rStyle w:val="Hyperlink"/>
              <w:lang w:val="en-GB"/>
            </w:rPr>
            <w:fldChar w:fldCharType="separate"/>
          </w:r>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ins w:id="57" w:author="Holger Eichelberger" w:date="2025-03-06T11:34:00Z">
            <w:r w:rsidR="00FA4685">
              <w:rPr>
                <w:noProof/>
                <w:webHidden/>
              </w:rPr>
              <w:t>22</w:t>
            </w:r>
          </w:ins>
          <w:del w:id="58" w:author="Holger Eichelberger" w:date="2025-03-06T11:22:00Z">
            <w:r w:rsidR="004021C1" w:rsidDel="007B4999">
              <w:rPr>
                <w:noProof/>
                <w:webHidden/>
              </w:rPr>
              <w:delText>23</w:delText>
            </w:r>
          </w:del>
          <w:r w:rsidR="003F42BA">
            <w:rPr>
              <w:noProof/>
              <w:webHidden/>
            </w:rPr>
            <w:fldChar w:fldCharType="end"/>
          </w:r>
          <w:r>
            <w:rPr>
              <w:noProof/>
            </w:rPr>
            <w:fldChar w:fldCharType="end"/>
          </w:r>
        </w:p>
        <w:p w14:paraId="69070139" w14:textId="3701CB4A"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"_Toc425144884" </w:instrText>
          </w:r>
          <w:r>
            <w:rPr>
              <w:rStyle w:val="Hyperlink"/>
              <w:lang w:val="en-GB"/>
            </w:rPr>
            <w:fldChar w:fldCharType="separate"/>
          </w:r>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ins w:id="59" w:author="Holger Eichelberger" w:date="2025-03-06T11:34:00Z">
            <w:r w:rsidR="00FA4685">
              <w:rPr>
                <w:noProof/>
                <w:webHidden/>
              </w:rPr>
              <w:t>22</w:t>
            </w:r>
          </w:ins>
          <w:del w:id="60" w:author="Holger Eichelberger" w:date="2025-03-06T11:22:00Z">
            <w:r w:rsidR="004021C1" w:rsidDel="007B4999">
              <w:rPr>
                <w:noProof/>
                <w:webHidden/>
              </w:rPr>
              <w:delText>23</w:delText>
            </w:r>
          </w:del>
          <w:r w:rsidR="003F42BA">
            <w:rPr>
              <w:noProof/>
              <w:webHidden/>
            </w:rPr>
            <w:fldChar w:fldCharType="end"/>
          </w:r>
          <w:r>
            <w:rPr>
              <w:noProof/>
            </w:rPr>
            <w:fldChar w:fldCharType="end"/>
          </w:r>
        </w:p>
        <w:p w14:paraId="4CC6D866" w14:textId="762FDB7E" w:rsidR="00C3297C" w:rsidRDefault="005E4F4F">
          <w:pPr>
            <w:pStyle w:val="TOC3"/>
            <w:tabs>
              <w:tab w:val="left" w:pos="132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"_Toc425144885" </w:instrText>
          </w:r>
          <w:r>
            <w:rPr>
              <w:rStyle w:val="Hyperlink"/>
              <w:lang w:val="en-GB"/>
            </w:rPr>
            <w:fldChar w:fldCharType="separate"/>
          </w:r>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ins w:id="61" w:author="Holger Eichelberger" w:date="2025-03-06T11:34:00Z">
            <w:r w:rsidR="00FA4685">
              <w:rPr>
                <w:noProof/>
                <w:webHidden/>
              </w:rPr>
              <w:t>23</w:t>
            </w:r>
          </w:ins>
          <w:del w:id="62" w:author="Holger Eichelberger" w:date="2025-03-06T11:22:00Z">
            <w:r w:rsidR="004021C1" w:rsidDel="007B4999">
              <w:rPr>
                <w:noProof/>
                <w:webHidden/>
              </w:rPr>
              <w:delText>24</w:delText>
            </w:r>
          </w:del>
          <w:r w:rsidR="003F42BA">
            <w:rPr>
              <w:noProof/>
              <w:webHidden/>
            </w:rPr>
            <w:fldChar w:fldCharType="end"/>
          </w:r>
          <w:r>
            <w:rPr>
              <w:noProof/>
            </w:rPr>
            <w:fldChar w:fldCharType="end"/>
          </w:r>
        </w:p>
        <w:p w14:paraId="0368A217" w14:textId="341073C8" w:rsidR="00C3297C" w:rsidRDefault="005E4F4F">
          <w:pPr>
            <w:pStyle w:val="TOC3"/>
            <w:tabs>
              <w:tab w:val="left" w:pos="132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"_Toc425144886" </w:instrText>
          </w:r>
          <w:r>
            <w:rPr>
              <w:rStyle w:val="Hyperlink"/>
              <w:lang w:val="en-GB"/>
            </w:rPr>
            <w:fldChar w:fldCharType="separate"/>
          </w:r>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ins w:id="63" w:author="Holger Eichelberger" w:date="2025-03-06T11:34:00Z">
            <w:r w:rsidR="00FA4685">
              <w:rPr>
                <w:noProof/>
                <w:webHidden/>
              </w:rPr>
              <w:t>24</w:t>
            </w:r>
          </w:ins>
          <w:del w:id="64" w:author="Holger Eichelberger" w:date="2025-03-06T11:22:00Z">
            <w:r w:rsidR="004021C1" w:rsidDel="007B4999">
              <w:rPr>
                <w:noProof/>
                <w:webHidden/>
              </w:rPr>
              <w:delText>25</w:delText>
            </w:r>
          </w:del>
          <w:r w:rsidR="003F42BA">
            <w:rPr>
              <w:noProof/>
              <w:webHidden/>
            </w:rPr>
            <w:fldChar w:fldCharType="end"/>
          </w:r>
          <w:r>
            <w:rPr>
              <w:noProof/>
            </w:rPr>
            <w:fldChar w:fldCharType="end"/>
          </w:r>
        </w:p>
        <w:p w14:paraId="601F0872" w14:textId="25AEA5B4" w:rsidR="00C3297C" w:rsidRDefault="005E4F4F">
          <w:pPr>
            <w:pStyle w:val="TOC1"/>
            <w:rPr>
              <w:rFonts w:eastAsiaTheme="minorEastAsia"/>
              <w:noProof/>
              <w:lang w:eastAsia="de-DE"/>
            </w:rPr>
          </w:pPr>
          <w:r>
            <w:rPr>
              <w:rStyle w:val="Hyperlink"/>
              <w:lang w:val="en-GB"/>
            </w:rPr>
            <w:fldChar w:fldCharType="begin"/>
          </w:r>
          <w:r>
            <w:rPr>
              <w:rStyle w:val="Hyperlink"/>
              <w:noProof/>
              <w:lang w:val="en-GB"/>
            </w:rPr>
            <w:instrText xml:space="preserve"> HYPERLINK \l "_Toc425144887" </w:instrText>
          </w:r>
          <w:r>
            <w:rPr>
              <w:rStyle w:val="Hyperlink"/>
              <w:lang w:val="en-GB"/>
            </w:rPr>
            <w:fldChar w:fldCharType="separate"/>
          </w:r>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ins w:id="65" w:author="Holger Eichelberger" w:date="2025-03-06T11:34:00Z">
            <w:r w:rsidR="00FA4685">
              <w:rPr>
                <w:noProof/>
                <w:webHidden/>
              </w:rPr>
              <w:t>26</w:t>
            </w:r>
          </w:ins>
          <w:del w:id="66" w:author="Holger Eichelberger" w:date="2025-03-06T11:22:00Z">
            <w:r w:rsidR="004021C1" w:rsidDel="007B4999">
              <w:rPr>
                <w:noProof/>
                <w:webHidden/>
              </w:rPr>
              <w:delText>27</w:delText>
            </w:r>
          </w:del>
          <w:r w:rsidR="003F42BA">
            <w:rPr>
              <w:noProof/>
              <w:webHidden/>
            </w:rPr>
            <w:fldChar w:fldCharType="end"/>
          </w:r>
          <w:r>
            <w:rPr>
              <w:noProof/>
            </w:rPr>
            <w:fldChar w:fldCharType="end"/>
          </w:r>
        </w:p>
        <w:p w14:paraId="2193F12E" w14:textId="7D15DF0F"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"_Toc425144888" </w:instrText>
          </w:r>
          <w:r>
            <w:rPr>
              <w:rStyle w:val="Hyperlink"/>
              <w:lang w:val="en-GB"/>
            </w:rPr>
            <w:fldChar w:fldCharType="separate"/>
          </w:r>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ins w:id="67" w:author="Holger Eichelberger" w:date="2025-03-06T11:34:00Z">
            <w:r w:rsidR="00FA4685">
              <w:rPr>
                <w:noProof/>
                <w:webHidden/>
              </w:rPr>
              <w:t>26</w:t>
            </w:r>
          </w:ins>
          <w:del w:id="68" w:author="Holger Eichelberger" w:date="2025-03-06T11:22:00Z">
            <w:r w:rsidR="004021C1" w:rsidDel="007B4999">
              <w:rPr>
                <w:noProof/>
                <w:webHidden/>
              </w:rPr>
              <w:delText>27</w:delText>
            </w:r>
          </w:del>
          <w:r w:rsidR="003F42BA">
            <w:rPr>
              <w:noProof/>
              <w:webHidden/>
            </w:rPr>
            <w:fldChar w:fldCharType="end"/>
          </w:r>
          <w:r>
            <w:rPr>
              <w:noProof/>
            </w:rPr>
            <w:fldChar w:fldCharType="end"/>
          </w:r>
        </w:p>
        <w:p w14:paraId="43983D8A" w14:textId="6E8B616A"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"_Toc425144889" </w:instrText>
          </w:r>
          <w:r>
            <w:rPr>
              <w:rStyle w:val="Hyperlink"/>
              <w:lang w:val="en-GB"/>
            </w:rPr>
            <w:fldChar w:fldCharType="separate"/>
          </w:r>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ins w:id="69" w:author="Holger Eichelberger" w:date="2025-03-06T11:34:00Z">
            <w:r w:rsidR="00FA4685">
              <w:rPr>
                <w:noProof/>
                <w:webHidden/>
              </w:rPr>
              <w:t>28</w:t>
            </w:r>
          </w:ins>
          <w:del w:id="70" w:author="Holger Eichelberger" w:date="2025-03-06T11:22:00Z">
            <w:r w:rsidR="004021C1" w:rsidDel="007B4999">
              <w:rPr>
                <w:noProof/>
                <w:webHidden/>
              </w:rPr>
              <w:delText>29</w:delText>
            </w:r>
          </w:del>
          <w:r w:rsidR="003F42BA">
            <w:rPr>
              <w:noProof/>
              <w:webHidden/>
            </w:rPr>
            <w:fldChar w:fldCharType="end"/>
          </w:r>
          <w:r>
            <w:rPr>
              <w:noProof/>
            </w:rPr>
            <w:fldChar w:fldCharType="end"/>
          </w:r>
        </w:p>
        <w:p w14:paraId="427DAA14" w14:textId="4D1F1362" w:rsidR="00C3297C" w:rsidRDefault="005E4F4F">
          <w:pPr>
            <w:pStyle w:val="TOC3"/>
            <w:tabs>
              <w:tab w:val="left" w:pos="132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"_Toc425144890" </w:instrText>
          </w:r>
          <w:r>
            <w:rPr>
              <w:rStyle w:val="Hyperlink"/>
              <w:lang w:val="en-GB"/>
            </w:rPr>
            <w:fldChar w:fldCharType="separate"/>
          </w:r>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ins w:id="71" w:author="Holger Eichelberger" w:date="2025-03-06T11:34:00Z">
            <w:r w:rsidR="00FA4685">
              <w:rPr>
                <w:noProof/>
                <w:webHidden/>
              </w:rPr>
              <w:t>28</w:t>
            </w:r>
          </w:ins>
          <w:del w:id="72" w:author="Holger Eichelberger" w:date="2025-03-06T11:22:00Z">
            <w:r w:rsidR="004021C1" w:rsidDel="007B4999">
              <w:rPr>
                <w:noProof/>
                <w:webHidden/>
              </w:rPr>
              <w:delText>29</w:delText>
            </w:r>
          </w:del>
          <w:r w:rsidR="003F42BA">
            <w:rPr>
              <w:noProof/>
              <w:webHidden/>
            </w:rPr>
            <w:fldChar w:fldCharType="end"/>
          </w:r>
          <w:r>
            <w:rPr>
              <w:noProof/>
            </w:rPr>
            <w:fldChar w:fldCharType="end"/>
          </w:r>
        </w:p>
        <w:p w14:paraId="69F29E06" w14:textId="33E7877C" w:rsidR="00C3297C" w:rsidRDefault="005E4F4F">
          <w:pPr>
            <w:pStyle w:val="TOC3"/>
            <w:tabs>
              <w:tab w:val="left" w:pos="132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"_Toc425144891" </w:instrText>
          </w:r>
          <w:r>
            <w:rPr>
              <w:rStyle w:val="Hyperlink"/>
              <w:lang w:val="en-GB"/>
            </w:rPr>
            <w:fldChar w:fldCharType="separate"/>
          </w:r>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ins w:id="73" w:author="Holger Eichelberger" w:date="2025-03-06T11:34:00Z">
            <w:r w:rsidR="00FA4685">
              <w:rPr>
                <w:noProof/>
                <w:webHidden/>
              </w:rPr>
              <w:t>30</w:t>
            </w:r>
          </w:ins>
          <w:del w:id="74" w:author="Holger Eichelberger" w:date="2025-03-06T11:22:00Z">
            <w:r w:rsidR="004021C1" w:rsidDel="007B4999">
              <w:rPr>
                <w:noProof/>
                <w:webHidden/>
              </w:rPr>
              <w:delText>31</w:delText>
            </w:r>
          </w:del>
          <w:r w:rsidR="003F42BA">
            <w:rPr>
              <w:noProof/>
              <w:webHidden/>
            </w:rPr>
            <w:fldChar w:fldCharType="end"/>
          </w:r>
          <w:r>
            <w:rPr>
              <w:noProof/>
            </w:rPr>
            <w:fldChar w:fldCharType="end"/>
          </w:r>
        </w:p>
        <w:p w14:paraId="1BA54770" w14:textId="07C69220" w:rsidR="00C3297C" w:rsidRDefault="005E4F4F">
          <w:pPr>
            <w:pStyle w:val="TOC3"/>
            <w:tabs>
              <w:tab w:val="left" w:pos="132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"_Toc425144892" </w:instrText>
          </w:r>
          <w:r>
            <w:rPr>
              <w:rStyle w:val="Hyperlink"/>
              <w:lang w:val="en-GB"/>
            </w:rPr>
            <w:fldChar w:fldCharType="separate"/>
          </w:r>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ins w:id="75" w:author="Holger Eichelberger" w:date="2025-03-06T11:34:00Z">
            <w:r w:rsidR="00FA4685">
              <w:rPr>
                <w:noProof/>
                <w:webHidden/>
              </w:rPr>
              <w:t>30</w:t>
            </w:r>
          </w:ins>
          <w:del w:id="76" w:author="Holger Eichelberger" w:date="2025-03-06T11:22:00Z">
            <w:r w:rsidR="004021C1" w:rsidDel="007B4999">
              <w:rPr>
                <w:noProof/>
                <w:webHidden/>
              </w:rPr>
              <w:delText>31</w:delText>
            </w:r>
          </w:del>
          <w:r w:rsidR="003F42BA">
            <w:rPr>
              <w:noProof/>
              <w:webHidden/>
            </w:rPr>
            <w:fldChar w:fldCharType="end"/>
          </w:r>
          <w:r>
            <w:rPr>
              <w:noProof/>
            </w:rPr>
            <w:fldChar w:fldCharType="end"/>
          </w:r>
        </w:p>
        <w:p w14:paraId="2EB265CF" w14:textId="2AC20A16" w:rsidR="00C3297C" w:rsidRDefault="005E4F4F">
          <w:pPr>
            <w:pStyle w:val="TOC3"/>
            <w:tabs>
              <w:tab w:val="left" w:pos="132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"_Toc425144893" </w:instrText>
          </w:r>
          <w:r>
            <w:rPr>
              <w:rStyle w:val="Hyperlink"/>
              <w:lang w:val="en-GB"/>
            </w:rPr>
            <w:fldChar w:fldCharType="separate"/>
          </w:r>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ins w:id="77" w:author="Holger Eichelberger" w:date="2025-03-06T11:34:00Z">
            <w:r w:rsidR="00FA4685">
              <w:rPr>
                <w:noProof/>
                <w:webHidden/>
              </w:rPr>
              <w:t>30</w:t>
            </w:r>
          </w:ins>
          <w:del w:id="78" w:author="Holger Eichelberger" w:date="2025-03-06T11:22:00Z">
            <w:r w:rsidR="004021C1" w:rsidDel="007B4999">
              <w:rPr>
                <w:noProof/>
                <w:webHidden/>
              </w:rPr>
              <w:delText>31</w:delText>
            </w:r>
          </w:del>
          <w:r w:rsidR="003F42BA">
            <w:rPr>
              <w:noProof/>
              <w:webHidden/>
            </w:rPr>
            <w:fldChar w:fldCharType="end"/>
          </w:r>
          <w:r>
            <w:rPr>
              <w:noProof/>
            </w:rPr>
            <w:fldChar w:fldCharType="end"/>
          </w:r>
        </w:p>
        <w:p w14:paraId="0CF8930A" w14:textId="1CE86336" w:rsidR="00C3297C" w:rsidRDefault="005E4F4F">
          <w:pPr>
            <w:pStyle w:val="TOC1"/>
            <w:rPr>
              <w:rFonts w:eastAsiaTheme="minorEastAsia"/>
              <w:noProof/>
              <w:lang w:eastAsia="de-DE"/>
            </w:rPr>
          </w:pPr>
          <w:r>
            <w:rPr>
              <w:rStyle w:val="Hyperlink"/>
              <w:lang w:val="en-GB"/>
            </w:rPr>
            <w:fldChar w:fldCharType="begin"/>
          </w:r>
          <w:r>
            <w:rPr>
              <w:rStyle w:val="Hyperlink"/>
              <w:noProof/>
              <w:lang w:val="en-GB"/>
            </w:rPr>
            <w:instrText xml:space="preserve"> HYPERLINK \l "_Toc425144894" </w:instrText>
          </w:r>
          <w:r>
            <w:rPr>
              <w:rStyle w:val="Hyperlink"/>
              <w:lang w:val="en-GB"/>
            </w:rPr>
            <w:fldChar w:fldCharType="separate"/>
          </w:r>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ins w:id="79" w:author="Holger Eichelberger" w:date="2025-03-06T11:34:00Z">
            <w:r w:rsidR="00FA4685">
              <w:rPr>
                <w:noProof/>
                <w:webHidden/>
              </w:rPr>
              <w:t>31</w:t>
            </w:r>
          </w:ins>
          <w:del w:id="80" w:author="Holger Eichelberger" w:date="2025-03-06T11:22:00Z">
            <w:r w:rsidR="004021C1" w:rsidDel="007B4999">
              <w:rPr>
                <w:noProof/>
                <w:webHidden/>
              </w:rPr>
              <w:delText>32</w:delText>
            </w:r>
          </w:del>
          <w:r w:rsidR="003F42BA">
            <w:rPr>
              <w:noProof/>
              <w:webHidden/>
            </w:rPr>
            <w:fldChar w:fldCharType="end"/>
          </w:r>
          <w:r>
            <w:rPr>
              <w:noProof/>
            </w:rPr>
            <w:fldChar w:fldCharType="end"/>
          </w:r>
        </w:p>
        <w:p w14:paraId="372D9C22" w14:textId="2B71C02E" w:rsidR="00C3297C" w:rsidRDefault="005E4F4F">
          <w:pPr>
            <w:pStyle w:val="TOC2"/>
            <w:tabs>
              <w:tab w:val="left" w:pos="880"/>
              <w:tab w:val="right" w:leader="dot" w:pos="9062"/>
            </w:tabs>
            <w:rPr>
              <w:noProof/>
              <w:lang w:val="de-DE" w:eastAsia="de-DE"/>
            </w:rPr>
          </w:pPr>
          <w:r>
            <w:rPr>
              <w:rStyle w:val="Hyperlink"/>
              <w:lang w:val="en-GB"/>
            </w:rPr>
            <w:lastRenderedPageBreak/>
            <w:fldChar w:fldCharType="begin"/>
          </w:r>
          <w:r>
            <w:rPr>
              <w:rStyle w:val="Hyperlink"/>
              <w:noProof/>
              <w:lang w:val="en-GB"/>
            </w:rPr>
            <w:instrText xml:space="preserve"> HYPERLINK \l "_Toc425144895" </w:instrText>
          </w:r>
          <w:r>
            <w:rPr>
              <w:rStyle w:val="Hyperlink"/>
              <w:lang w:val="en-GB"/>
            </w:rPr>
            <w:fldChar w:fldCharType="separate"/>
          </w:r>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ins w:id="81" w:author="Holger Eichelberger" w:date="2025-03-06T11:34:00Z">
            <w:r w:rsidR="00FA4685">
              <w:rPr>
                <w:noProof/>
                <w:webHidden/>
              </w:rPr>
              <w:t>31</w:t>
            </w:r>
          </w:ins>
          <w:del w:id="82" w:author="Holger Eichelberger" w:date="2025-03-06T11:22:00Z">
            <w:r w:rsidR="004021C1" w:rsidDel="007B4999">
              <w:rPr>
                <w:noProof/>
                <w:webHidden/>
              </w:rPr>
              <w:delText>32</w:delText>
            </w:r>
          </w:del>
          <w:r w:rsidR="003F42BA">
            <w:rPr>
              <w:noProof/>
              <w:webHidden/>
            </w:rPr>
            <w:fldChar w:fldCharType="end"/>
          </w:r>
          <w:r>
            <w:rPr>
              <w:noProof/>
            </w:rPr>
            <w:fldChar w:fldCharType="end"/>
          </w:r>
        </w:p>
        <w:p w14:paraId="6BCB9259" w14:textId="360D7ED8"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"_Toc425144896" </w:instrText>
          </w:r>
          <w:r>
            <w:rPr>
              <w:rStyle w:val="Hyperlink"/>
              <w:lang w:val="en-GB"/>
            </w:rPr>
            <w:fldChar w:fldCharType="separate"/>
          </w:r>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ins w:id="83" w:author="Holger Eichelberger" w:date="2025-03-06T11:34:00Z">
            <w:r w:rsidR="00FA4685">
              <w:rPr>
                <w:noProof/>
                <w:webHidden/>
              </w:rPr>
              <w:t>32</w:t>
            </w:r>
          </w:ins>
          <w:del w:id="84" w:author="Holger Eichelberger" w:date="2025-03-06T11:22:00Z">
            <w:r w:rsidR="004021C1" w:rsidDel="007B4999">
              <w:rPr>
                <w:noProof/>
                <w:webHidden/>
              </w:rPr>
              <w:delText>33</w:delText>
            </w:r>
          </w:del>
          <w:r w:rsidR="003F42BA">
            <w:rPr>
              <w:noProof/>
              <w:webHidden/>
            </w:rPr>
            <w:fldChar w:fldCharType="end"/>
          </w:r>
          <w:r>
            <w:rPr>
              <w:noProof/>
            </w:rPr>
            <w:fldChar w:fldCharType="end"/>
          </w:r>
        </w:p>
        <w:p w14:paraId="7BBA63E7" w14:textId="190C7308" w:rsidR="00C3297C" w:rsidRDefault="005E4F4F">
          <w:pPr>
            <w:pStyle w:val="TOC2"/>
            <w:tabs>
              <w:tab w:val="left" w:pos="880"/>
              <w:tab w:val="right" w:leader="dot" w:pos="9062"/>
            </w:tabs>
            <w:rPr>
              <w:noProof/>
              <w:lang w:val="de-DE" w:eastAsia="de-DE"/>
            </w:rPr>
          </w:pPr>
          <w:r>
            <w:rPr>
              <w:rStyle w:val="Hyperlink"/>
              <w:lang w:val="en-GB"/>
            </w:rPr>
            <w:fldChar w:fldCharType="begin"/>
          </w:r>
          <w:r>
            <w:rPr>
              <w:rStyle w:val="Hyperlink"/>
              <w:noProof/>
              <w:lang w:val="en-GB"/>
            </w:rPr>
            <w:instrText xml:space="preserve"> HYPERLINK \l "_Toc425144897" </w:instrText>
          </w:r>
          <w:r>
            <w:rPr>
              <w:rStyle w:val="Hyperlink"/>
              <w:lang w:val="en-GB"/>
            </w:rPr>
            <w:fldChar w:fldCharType="separate"/>
          </w:r>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ins w:id="85" w:author="Holger Eichelberger" w:date="2025-03-06T11:34:00Z">
            <w:r w:rsidR="00FA4685">
              <w:rPr>
                <w:noProof/>
                <w:webHidden/>
              </w:rPr>
              <w:t>33</w:t>
            </w:r>
          </w:ins>
          <w:del w:id="86" w:author="Holger Eichelberger" w:date="2025-03-06T11:22:00Z">
            <w:r w:rsidR="004021C1" w:rsidDel="007B4999">
              <w:rPr>
                <w:noProof/>
                <w:webHidden/>
              </w:rPr>
              <w:delText>34</w:delText>
            </w:r>
          </w:del>
          <w:r w:rsidR="003F42BA">
            <w:rPr>
              <w:noProof/>
              <w:webHidden/>
            </w:rPr>
            <w:fldChar w:fldCharType="end"/>
          </w:r>
          <w:r>
            <w:rPr>
              <w:noProof/>
            </w:rPr>
            <w:fldChar w:fldCharType="end"/>
          </w:r>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87" w:name="_Toc425144863"/>
      <w:r w:rsidRPr="00B4304A">
        <w:rPr>
          <w:lang w:val="en-GB"/>
        </w:rPr>
        <w:lastRenderedPageBreak/>
        <w:t>Introduction</w:t>
      </w:r>
      <w:bookmarkEnd w:id="87"/>
    </w:p>
    <w:p w14:paraId="21F271FC" w14:textId="77777777"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7FFD8238"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FA4685">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461A17B5"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FA4685">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5D164866"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FA4685">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5706EA71"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FA4685">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FA4685">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FA4685">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88" w:name="_Ref338255382"/>
      <w:bookmarkStart w:id="89" w:name="_Toc425144864"/>
      <w:r w:rsidRPr="00B4304A">
        <w:rPr>
          <w:lang w:val="en-GB"/>
        </w:rPr>
        <w:lastRenderedPageBreak/>
        <w:t>Software Product Line Engineering at a Glance</w:t>
      </w:r>
      <w:bookmarkEnd w:id="88"/>
      <w:bookmarkEnd w:id="89"/>
    </w:p>
    <w:p w14:paraId="15C66941" w14:textId="77777777"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90" w:name="_Toc425144865"/>
      <w:r w:rsidRPr="00B4304A">
        <w:rPr>
          <w:lang w:val="en-GB"/>
        </w:rPr>
        <w:t>Basic Software Product Line Engineering</w:t>
      </w:r>
      <w:bookmarkEnd w:id="90"/>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91" w:name="_Toc425144866"/>
      <w:r w:rsidRPr="00B4304A">
        <w:rPr>
          <w:lang w:val="en-GB"/>
        </w:rPr>
        <w:t>Staged Configuration and Instantiation</w:t>
      </w:r>
      <w:bookmarkEnd w:id="91"/>
    </w:p>
    <w:p w14:paraId="18F5CC64" w14:textId="2CBEB540"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92" w:author="Holger Eichelberger" w:date="2025-03-06T11:34:00Z">
        <w:r w:rsidR="00FA4685" w:rsidRPr="00B4304A">
          <w:rPr>
            <w:lang w:val="en-GB"/>
          </w:rPr>
          <w:t xml:space="preserve">Figure </w:t>
        </w:r>
        <w:r w:rsidR="00FA4685">
          <w:rPr>
            <w:noProof/>
            <w:lang w:val="en-GB"/>
          </w:rPr>
          <w:t>1</w:t>
        </w:r>
      </w:ins>
      <w:del w:id="93" w:author="Holger Eichelberger" w:date="2021-06-03T09:54:00Z">
        <w:r w:rsidR="00CC6546" w:rsidRPr="00B4304A" w:rsidDel="004A03A6">
          <w:rPr>
            <w:lang w:val="en-GB"/>
          </w:rPr>
          <w:delText xml:space="preserve">Figure </w:delText>
        </w:r>
        <w:r w:rsidR="00CC6546" w:rsidDel="004A03A6">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743279BD" w:rsidR="00920318" w:rsidRPr="00B4304A" w:rsidRDefault="00920318" w:rsidP="00920318">
      <w:pPr>
        <w:pStyle w:val="Caption"/>
        <w:jc w:val="center"/>
        <w:rPr>
          <w:rFonts w:ascii="Candara" w:hAnsi="Candara"/>
          <w:lang w:val="en-GB"/>
        </w:rPr>
      </w:pPr>
      <w:bookmarkStart w:id="94"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FA4685">
        <w:rPr>
          <w:noProof/>
          <w:lang w:val="en-GB"/>
        </w:rPr>
        <w:t>1</w:t>
      </w:r>
      <w:r w:rsidR="003F42BA" w:rsidRPr="00B4304A">
        <w:rPr>
          <w:lang w:val="en-GB"/>
        </w:rPr>
        <w:fldChar w:fldCharType="end"/>
      </w:r>
      <w:bookmarkEnd w:id="94"/>
      <w:r w:rsidRPr="00B4304A">
        <w:rPr>
          <w:lang w:val="en-GB"/>
        </w:rPr>
        <w:t>: Example for staged configuration</w:t>
      </w:r>
    </w:p>
    <w:p w14:paraId="16BAD4E6" w14:textId="77777777" w:rsidR="00A3665B" w:rsidRPr="00B4304A" w:rsidRDefault="00A3665B" w:rsidP="00A3665B">
      <w:pPr>
        <w:pStyle w:val="Heading2"/>
        <w:rPr>
          <w:lang w:val="en-GB"/>
        </w:rPr>
      </w:pPr>
      <w:bookmarkStart w:id="95" w:name="_Ref368586101"/>
      <w:bookmarkStart w:id="96" w:name="_Toc425144867"/>
      <w:r w:rsidRPr="00B4304A">
        <w:rPr>
          <w:lang w:val="en-GB"/>
        </w:rPr>
        <w:t>Multi Software Product Lines</w:t>
      </w:r>
      <w:bookmarkEnd w:id="95"/>
      <w:bookmarkEnd w:id="96"/>
    </w:p>
    <w:p w14:paraId="1886498F" w14:textId="1485D684"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97" w:author="Holger Eichelberger" w:date="2025-03-06T11:34:00Z">
        <w:r w:rsidR="00FA4685" w:rsidRPr="00B4304A">
          <w:rPr>
            <w:lang w:val="en-GB"/>
          </w:rPr>
          <w:t xml:space="preserve">Figure </w:t>
        </w:r>
        <w:r w:rsidR="00FA4685">
          <w:rPr>
            <w:noProof/>
            <w:lang w:val="en-GB"/>
          </w:rPr>
          <w:t>2</w:t>
        </w:r>
      </w:ins>
      <w:del w:id="98" w:author="Holger Eichelberger" w:date="2021-06-03T09:54:00Z">
        <w:r w:rsidR="00CC6546" w:rsidRPr="00B4304A" w:rsidDel="004A03A6">
          <w:rPr>
            <w:lang w:val="en-GB"/>
          </w:rPr>
          <w:delText xml:space="preserve">Figure </w:delText>
        </w:r>
        <w:r w:rsidR="00CC6546" w:rsidDel="004A03A6">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6826EE94" w:rsidR="00A3665B" w:rsidRPr="00B4304A" w:rsidRDefault="00B96251" w:rsidP="00B96251">
      <w:pPr>
        <w:pStyle w:val="Caption"/>
        <w:jc w:val="center"/>
        <w:rPr>
          <w:rFonts w:ascii="Candara" w:hAnsi="Candara"/>
          <w:lang w:val="en-GB"/>
        </w:rPr>
      </w:pPr>
      <w:bookmarkStart w:id="99"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FA4685">
        <w:rPr>
          <w:noProof/>
          <w:lang w:val="en-GB"/>
        </w:rPr>
        <w:t>2</w:t>
      </w:r>
      <w:r w:rsidR="003F42BA" w:rsidRPr="00B4304A">
        <w:rPr>
          <w:lang w:val="en-GB"/>
        </w:rPr>
        <w:fldChar w:fldCharType="end"/>
      </w:r>
      <w:bookmarkEnd w:id="99"/>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100" w:name="_Ref338255390"/>
      <w:bookmarkStart w:id="101" w:name="_Toc425144868"/>
      <w:r w:rsidRPr="00B4304A">
        <w:rPr>
          <w:lang w:val="en-GB"/>
        </w:rPr>
        <w:lastRenderedPageBreak/>
        <w:t>Installation</w:t>
      </w:r>
      <w:bookmarkEnd w:id="100"/>
      <w:bookmarkEnd w:id="101"/>
    </w:p>
    <w:p w14:paraId="1C4A26FC" w14:textId="60B570AB"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FA4685">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FA4685">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EASy-Producer update site. </w:t>
      </w:r>
      <w:r w:rsidR="00632BB1" w:rsidRPr="00B4304A">
        <w:rPr>
          <w:rFonts w:ascii="Candara" w:hAnsi="Candara"/>
          <w:lang w:val="en-GB"/>
        </w:rPr>
        <w:t xml:space="preserve">EASy-Producer can alternatively used as a command line tool, which does not require an Eclipse installation. This facilitates the usage of EASy-Producer as part of a Continuous Integration setup. 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3F42BA" w:rsidRPr="00B4304A">
        <w:rPr>
          <w:rFonts w:ascii="Candara" w:hAnsi="Candara"/>
          <w:lang w:val="en-GB"/>
        </w:rPr>
      </w:r>
      <w:r w:rsidR="003F42BA" w:rsidRPr="00B4304A">
        <w:rPr>
          <w:rFonts w:ascii="Candara" w:hAnsi="Candara"/>
          <w:lang w:val="en-GB"/>
        </w:rPr>
        <w:fldChar w:fldCharType="separate"/>
      </w:r>
      <w:r w:rsidR="00FA4685">
        <w:rPr>
          <w:rFonts w:ascii="Candara" w:hAnsi="Candara"/>
          <w:lang w:val="en-GB"/>
        </w:rPr>
        <w:t>3.3</w:t>
      </w:r>
      <w:r w:rsidR="003F42BA" w:rsidRPr="00B4304A">
        <w:rPr>
          <w:rFonts w:ascii="Candara" w:hAnsi="Candara"/>
          <w:lang w:val="en-GB"/>
        </w:rPr>
        <w:fldChar w:fldCharType="end"/>
      </w:r>
      <w:r w:rsidR="00632BB1" w:rsidRPr="00B4304A">
        <w:rPr>
          <w:rFonts w:ascii="Candara" w:hAnsi="Candara"/>
          <w:lang w:val="en-GB"/>
        </w:rPr>
        <w:t xml:space="preserve">, we show how to install EASy-Producer as a command line tool, outside of Eclipse. </w:t>
      </w:r>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FA4685">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14:paraId="63C65714" w14:textId="77777777" w:rsidR="00B575C6" w:rsidRPr="00B4304A" w:rsidRDefault="00B575C6" w:rsidP="00040374">
      <w:pPr>
        <w:pStyle w:val="Heading2"/>
        <w:rPr>
          <w:lang w:val="en-GB"/>
        </w:rPr>
      </w:pPr>
      <w:bookmarkStart w:id="102" w:name="_Ref338257142"/>
      <w:bookmarkStart w:id="103" w:name="_Toc425144869"/>
      <w:r w:rsidRPr="00B4304A">
        <w:rPr>
          <w:lang w:val="en-GB"/>
        </w:rPr>
        <w:t>Prerequisites</w:t>
      </w:r>
      <w:bookmarkEnd w:id="102"/>
      <w:bookmarkEnd w:id="103"/>
    </w:p>
    <w:p w14:paraId="4B0789AF" w14:textId="3A7812BA" w:rsidR="00566ACE" w:rsidDel="000D0B74" w:rsidRDefault="00C62956" w:rsidP="000D0B74">
      <w:pPr>
        <w:jc w:val="both"/>
        <w:rPr>
          <w:del w:id="104" w:author="Holger Eichelberger" w:date="2025-03-06T11:19:00Z"/>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ins w:id="106" w:author="Holger Eichelberger" w:date="2025-03-06T11:15:00Z">
        <w:r w:rsidR="000D0B74">
          <w:rPr>
            <w:lang w:val="en-GB"/>
          </w:rPr>
          <w:t xml:space="preserve">a recent </w:t>
        </w:r>
      </w:ins>
      <w:r w:rsidR="00566ACE" w:rsidRPr="00B4304A">
        <w:rPr>
          <w:b/>
          <w:lang w:val="en-GB"/>
        </w:rPr>
        <w:t>Xtext</w:t>
      </w:r>
      <w:r w:rsidR="00E3222C" w:rsidRPr="00B4304A">
        <w:rPr>
          <w:rStyle w:val="FootnoteReference"/>
          <w:b/>
          <w:lang w:val="en-GB"/>
        </w:rPr>
        <w:footnoteReference w:id="3"/>
      </w:r>
      <w:del w:id="108" w:author="Holger Eichelberger" w:date="2025-03-06T11:15:00Z">
        <w:r w:rsidR="00566ACE" w:rsidRPr="00B4304A" w:rsidDel="000D0B74">
          <w:rPr>
            <w:b/>
            <w:lang w:val="en-GB"/>
          </w:rPr>
          <w:delText xml:space="preserve"> version 2.</w:delText>
        </w:r>
        <w:r w:rsidR="00502842" w:rsidRPr="00B4304A" w:rsidDel="000D0B74">
          <w:rPr>
            <w:b/>
            <w:lang w:val="en-GB"/>
          </w:rPr>
          <w:delText>5</w:delText>
        </w:r>
        <w:r w:rsidR="00566ACE" w:rsidRPr="00B4304A" w:rsidDel="000D0B74">
          <w:rPr>
            <w:b/>
            <w:lang w:val="en-GB"/>
          </w:rPr>
          <w:delText>.</w:delText>
        </w:r>
        <w:r w:rsidR="00502842" w:rsidRPr="00B4304A" w:rsidDel="000D0B74">
          <w:rPr>
            <w:b/>
            <w:lang w:val="en-GB"/>
          </w:rPr>
          <w:delText>3</w:delText>
        </w:r>
      </w:del>
      <w:r w:rsidRPr="00B4304A">
        <w:rPr>
          <w:lang w:val="en-GB"/>
        </w:rPr>
        <w:t>.</w:t>
      </w:r>
      <w:del w:id="109" w:author="Holger Eichelberger" w:date="2025-03-06T11:16:00Z">
        <w:r w:rsidRPr="00B4304A" w:rsidDel="000D0B74">
          <w:rPr>
            <w:lang w:val="en-GB"/>
          </w:rPr>
          <w:delText xml:space="preserve"> Thus,</w:delText>
        </w:r>
        <w:r w:rsidR="00566ACE" w:rsidRPr="00B4304A" w:rsidDel="000D0B74">
          <w:rPr>
            <w:lang w:val="en-GB"/>
          </w:rPr>
          <w:delText xml:space="preserve"> in general, any Eclipse installation with Xtext version 2.</w:delText>
        </w:r>
        <w:r w:rsidR="00502842" w:rsidRPr="00B4304A" w:rsidDel="000D0B74">
          <w:rPr>
            <w:lang w:val="en-GB"/>
          </w:rPr>
          <w:delText>5</w:delText>
        </w:r>
        <w:r w:rsidR="00566ACE" w:rsidRPr="00B4304A" w:rsidDel="000D0B74">
          <w:rPr>
            <w:lang w:val="en-GB"/>
          </w:rPr>
          <w:delText>.</w:delText>
        </w:r>
        <w:r w:rsidR="00502842" w:rsidRPr="00B4304A" w:rsidDel="000D0B74">
          <w:rPr>
            <w:lang w:val="en-GB"/>
          </w:rPr>
          <w:delText>3</w:delText>
        </w:r>
        <w:r w:rsidR="00566ACE" w:rsidRPr="00B4304A" w:rsidDel="000D0B74">
          <w:rPr>
            <w:lang w:val="en-GB"/>
          </w:rPr>
          <w:delText xml:space="preserve"> is fine for installing and running EASy-Producer</w:delText>
        </w:r>
      </w:del>
      <w:r w:rsidR="00566ACE" w:rsidRPr="00B4304A">
        <w:rPr>
          <w:lang w:val="en-GB"/>
        </w:rPr>
        <w:t xml:space="preserve">. However, we cannot guarantee that any combination of Eclipse and Xtext </w:t>
      </w:r>
      <w:del w:id="110" w:author="Holger Eichelberger" w:date="2025-03-06T11:16:00Z">
        <w:r w:rsidR="00566ACE" w:rsidRPr="00B4304A" w:rsidDel="000D0B74">
          <w:rPr>
            <w:lang w:val="en-GB"/>
          </w:rPr>
          <w:delText>version 2.</w:delText>
        </w:r>
        <w:r w:rsidR="00502842" w:rsidRPr="00B4304A" w:rsidDel="000D0B74">
          <w:rPr>
            <w:lang w:val="en-GB"/>
          </w:rPr>
          <w:delText>5</w:delText>
        </w:r>
        <w:r w:rsidR="00566ACE" w:rsidRPr="00B4304A" w:rsidDel="000D0B74">
          <w:rPr>
            <w:lang w:val="en-GB"/>
          </w:rPr>
          <w:delText>.</w:delText>
        </w:r>
        <w:r w:rsidR="00502842" w:rsidRPr="00B4304A" w:rsidDel="000D0B74">
          <w:rPr>
            <w:lang w:val="en-GB"/>
          </w:rPr>
          <w:delText>3</w:delText>
        </w:r>
        <w:r w:rsidR="00566ACE" w:rsidRPr="00B4304A" w:rsidDel="000D0B74">
          <w:rPr>
            <w:lang w:val="en-GB"/>
          </w:rPr>
          <w:delText xml:space="preserve"> </w:delText>
        </w:r>
      </w:del>
      <w:r w:rsidR="00566ACE" w:rsidRPr="00B4304A">
        <w:rPr>
          <w:lang w:val="en-GB"/>
        </w:rPr>
        <w:t xml:space="preserve">will work with EASy-Producer. </w:t>
      </w:r>
      <w:ins w:id="111" w:author="Holger Eichelberger" w:date="2025-03-06T11:18:00Z">
        <w:r w:rsidR="000D0B74">
          <w:rPr>
            <w:lang w:val="en-GB"/>
          </w:rPr>
          <w:t>Some</w:t>
        </w:r>
      </w:ins>
      <w:ins w:id="112" w:author="Holger Eichelberger" w:date="2025-03-06T11:16:00Z">
        <w:r w:rsidR="000D0B74">
          <w:rPr>
            <w:lang w:val="en-GB"/>
          </w:rPr>
          <w:t xml:space="preserve"> rece</w:t>
        </w:r>
      </w:ins>
      <w:ins w:id="113" w:author="Holger Eichelberger" w:date="2025-03-06T11:17:00Z">
        <w:r w:rsidR="000D0B74">
          <w:rPr>
            <w:lang w:val="en-GB"/>
          </w:rPr>
          <w:t xml:space="preserve">nt combination </w:t>
        </w:r>
      </w:ins>
      <w:ins w:id="114" w:author="Holger Eichelberger" w:date="2025-03-06T11:18:00Z">
        <w:r w:rsidR="000D0B74">
          <w:rPr>
            <w:lang w:val="en-GB"/>
          </w:rPr>
          <w:t>are</w:t>
        </w:r>
      </w:ins>
      <w:ins w:id="115" w:author="Holger Eichelberger" w:date="2025-03-06T11:17:00Z">
        <w:r w:rsidR="000D0B74">
          <w:rPr>
            <w:lang w:val="en-GB"/>
          </w:rPr>
          <w:t xml:space="preserve"> Eclipse 4.32.0 (2024-06) </w:t>
        </w:r>
      </w:ins>
      <w:ins w:id="116" w:author="Holger Eichelberger" w:date="2025-03-06T11:18:00Z">
        <w:r w:rsidR="000D0B74">
          <w:rPr>
            <w:lang w:val="en-GB"/>
          </w:rPr>
          <w:t>with</w:t>
        </w:r>
      </w:ins>
      <w:ins w:id="117" w:author="Holger Eichelberger" w:date="2025-03-06T11:17:00Z">
        <w:r w:rsidR="000D0B74">
          <w:rPr>
            <w:lang w:val="en-GB"/>
          </w:rPr>
          <w:t xml:space="preserve"> xText 2.35.0</w:t>
        </w:r>
      </w:ins>
      <w:ins w:id="118" w:author="Holger Eichelberger" w:date="2025-03-06T11:18:00Z">
        <w:r w:rsidR="000D0B74">
          <w:rPr>
            <w:lang w:val="en-GB"/>
          </w:rPr>
          <w:t xml:space="preserve"> and Eclipse 4-34-0 (2024-12) with xText 2.37.0</w:t>
        </w:r>
      </w:ins>
      <w:ins w:id="119" w:author="Holger Eichelberger" w:date="2025-03-06T11:19:00Z">
        <w:r w:rsidR="000D0B74">
          <w:rPr>
            <w:lang w:val="en-GB"/>
          </w:rPr>
          <w:t xml:space="preserve">. </w:t>
        </w:r>
      </w:ins>
      <w:del w:id="120" w:author="Holger Eichelberger" w:date="2025-03-06T11:19:00Z">
        <w:r w:rsidR="00566ACE" w:rsidRPr="00B4304A" w:rsidDel="000D0B74">
          <w:rPr>
            <w:lang w:val="en-GB"/>
          </w:rPr>
          <w:delText>Thus, we propose the following Eclipse versions</w:delText>
        </w:r>
        <w:r w:rsidR="001C1C91" w:rsidRPr="00B4304A" w:rsidDel="000D0B74">
          <w:rPr>
            <w:lang w:val="en-GB"/>
          </w:rPr>
          <w:delText xml:space="preserve"> as they are</w:delText>
        </w:r>
        <w:r w:rsidR="00566ACE" w:rsidRPr="00B4304A" w:rsidDel="000D0B74">
          <w:rPr>
            <w:lang w:val="en-GB"/>
          </w:rPr>
          <w:delText xml:space="preserve"> tested with EASy-Producer (and Xtext version 2.</w:delText>
        </w:r>
        <w:r w:rsidR="00502842" w:rsidRPr="00B4304A" w:rsidDel="000D0B74">
          <w:rPr>
            <w:lang w:val="en-GB"/>
          </w:rPr>
          <w:delText>5</w:delText>
        </w:r>
        <w:r w:rsidR="00566ACE" w:rsidRPr="00B4304A" w:rsidDel="000D0B74">
          <w:rPr>
            <w:lang w:val="en-GB"/>
          </w:rPr>
          <w:delText>.</w:delText>
        </w:r>
        <w:r w:rsidR="00502842" w:rsidRPr="00B4304A" w:rsidDel="000D0B74">
          <w:rPr>
            <w:lang w:val="en-GB"/>
          </w:rPr>
          <w:delText>3</w:delText>
        </w:r>
        <w:r w:rsidR="00566ACE" w:rsidRPr="00B4304A" w:rsidDel="000D0B74">
          <w:rPr>
            <w:lang w:val="en-GB"/>
          </w:rPr>
          <w:delText>):</w:delText>
        </w:r>
      </w:del>
    </w:p>
    <w:p w14:paraId="2B733E77" w14:textId="7ADC8325" w:rsidR="000D0B74" w:rsidRPr="00B4304A" w:rsidRDefault="000D0B74" w:rsidP="000D0B74">
      <w:pPr>
        <w:jc w:val="both"/>
        <w:rPr>
          <w:ins w:id="121" w:author="Holger Eichelberger" w:date="2025-03-06T11:19:00Z"/>
          <w:lang w:val="en-GB"/>
        </w:rPr>
      </w:pPr>
    </w:p>
    <w:p w14:paraId="7B39DC3B" w14:textId="0D755AD9" w:rsidR="00566ACE" w:rsidRPr="00B4304A" w:rsidDel="000D0B74" w:rsidRDefault="000D0B74">
      <w:pPr>
        <w:jc w:val="both"/>
        <w:rPr>
          <w:del w:id="122" w:author="Holger Eichelberger" w:date="2025-03-06T11:19:00Z"/>
          <w:lang w:val="en-GB"/>
        </w:rPr>
        <w:pPrChange w:id="123" w:author="Holger Eichelberger" w:date="2025-03-06T11:19:00Z">
          <w:pPr>
            <w:pStyle w:val="ListParagraph"/>
            <w:numPr>
              <w:numId w:val="18"/>
            </w:numPr>
            <w:ind w:hanging="360"/>
            <w:jc w:val="both"/>
          </w:pPr>
        </w:pPrChange>
      </w:pPr>
      <w:ins w:id="124" w:author="Holger Eichelberger" w:date="2025-03-06T11:19:00Z">
        <w:r>
          <w:rPr>
            <w:lang w:val="en-GB"/>
          </w:rPr>
          <w:t xml:space="preserve">One quick approach is to download a pre-built Eclipse/xText/EASy-Producer-Installation including </w:t>
        </w:r>
      </w:ins>
      <w:ins w:id="125" w:author="Holger Eichelberger" w:date="2025-03-06T11:20:00Z">
        <w:r>
          <w:rPr>
            <w:lang w:val="en-GB"/>
          </w:rPr>
          <w:t xml:space="preserve">Java from </w:t>
        </w:r>
      </w:ins>
      <w:ins w:id="126" w:author="Holger Eichelberger" w:date="2025-03-06T11:34:00Z">
        <w:r w:rsidR="008855D6">
          <w:rPr>
            <w:lang w:val="en-GB"/>
          </w:rPr>
          <w:fldChar w:fldCharType="begin"/>
        </w:r>
        <w:r w:rsidR="008855D6">
          <w:rPr>
            <w:lang w:val="en-GB"/>
          </w:rPr>
          <w:instrText xml:space="preserve"> HYPERLINK "</w:instrText>
        </w:r>
        <w:r w:rsidR="008855D6" w:rsidRPr="008855D6">
          <w:rPr>
            <w:lang w:val="en-GB"/>
          </w:rPr>
          <w:instrText>https://projects.sse.uni-hildesheim.de/eclipse/easy-nightly/</w:instrText>
        </w:r>
        <w:r w:rsidR="008855D6">
          <w:rPr>
            <w:lang w:val="en-GB"/>
          </w:rPr>
          <w:instrText xml:space="preserve">" </w:instrText>
        </w:r>
        <w:r w:rsidR="008855D6">
          <w:rPr>
            <w:lang w:val="en-GB"/>
          </w:rPr>
          <w:fldChar w:fldCharType="separate"/>
        </w:r>
        <w:r w:rsidR="008855D6" w:rsidRPr="001D612E">
          <w:rPr>
            <w:rStyle w:val="Hyperlink"/>
            <w:lang w:val="en-GB"/>
          </w:rPr>
          <w:t>https://projects.sse.uni-hildesheim.de/eclipse/easy-nightly/</w:t>
        </w:r>
        <w:r w:rsidR="008855D6">
          <w:rPr>
            <w:lang w:val="en-GB"/>
          </w:rPr>
          <w:fldChar w:fldCharType="end"/>
        </w:r>
        <w:r w:rsidR="008855D6">
          <w:rPr>
            <w:lang w:val="en-GB"/>
          </w:rPr>
          <w:t xml:space="preserve"> </w:t>
        </w:r>
      </w:ins>
      <w:bookmarkStart w:id="127" w:name="_GoBack"/>
      <w:bookmarkEnd w:id="127"/>
      <w:del w:id="128" w:author="Holger Eichelberger" w:date="2025-03-06T11:19:00Z">
        <w:r w:rsidR="00566ACE" w:rsidRPr="00B4304A" w:rsidDel="000D0B74">
          <w:rPr>
            <w:lang w:val="en-GB"/>
          </w:rPr>
          <w:delText xml:space="preserve">Eclipse </w:delText>
        </w:r>
        <w:r w:rsidR="00502842" w:rsidRPr="00B4304A" w:rsidDel="000D0B74">
          <w:rPr>
            <w:lang w:val="en-GB"/>
          </w:rPr>
          <w:delText>4</w:delText>
        </w:r>
        <w:r w:rsidR="00566ACE" w:rsidRPr="00B4304A" w:rsidDel="000D0B74">
          <w:rPr>
            <w:lang w:val="en-GB"/>
          </w:rPr>
          <w:delText>.</w:delText>
        </w:r>
        <w:r w:rsidR="00502842" w:rsidRPr="00B4304A" w:rsidDel="000D0B74">
          <w:rPr>
            <w:lang w:val="en-GB"/>
          </w:rPr>
          <w:delText>3</w:delText>
        </w:r>
        <w:r w:rsidR="00566ACE" w:rsidRPr="00B4304A" w:rsidDel="000D0B74">
          <w:rPr>
            <w:lang w:val="en-GB"/>
          </w:rPr>
          <w:delText xml:space="preserve"> (</w:delText>
        </w:r>
        <w:r w:rsidR="00502842" w:rsidRPr="00B4304A" w:rsidDel="000D0B74">
          <w:rPr>
            <w:lang w:val="en-GB"/>
          </w:rPr>
          <w:delText>Kepler</w:delText>
        </w:r>
        <w:r w:rsidR="00566ACE" w:rsidRPr="00B4304A" w:rsidDel="000D0B74">
          <w:rPr>
            <w:lang w:val="en-GB"/>
          </w:rPr>
          <w:delText>)</w:delText>
        </w:r>
      </w:del>
    </w:p>
    <w:p w14:paraId="75C2C595" w14:textId="1403D824" w:rsidR="00566ACE" w:rsidRPr="00B4304A" w:rsidDel="000D0B74" w:rsidRDefault="00502842">
      <w:pPr>
        <w:jc w:val="both"/>
        <w:rPr>
          <w:del w:id="129" w:author="Holger Eichelberger" w:date="2025-03-06T11:19:00Z"/>
          <w:lang w:val="en-GB"/>
        </w:rPr>
        <w:pPrChange w:id="130" w:author="Holger Eichelberger" w:date="2025-03-06T11:19:00Z">
          <w:pPr>
            <w:pStyle w:val="ListParagraph"/>
            <w:numPr>
              <w:numId w:val="18"/>
            </w:numPr>
            <w:ind w:hanging="360"/>
            <w:jc w:val="both"/>
          </w:pPr>
        </w:pPrChange>
      </w:pPr>
      <w:del w:id="131" w:author="Holger Eichelberger" w:date="2025-03-06T11:19:00Z">
        <w:r w:rsidRPr="00B4304A" w:rsidDel="000D0B74">
          <w:rPr>
            <w:lang w:val="en-GB"/>
          </w:rPr>
          <w:delText>Eclipse 4.4 (Luna</w:delText>
        </w:r>
        <w:r w:rsidR="00566ACE" w:rsidRPr="00B4304A" w:rsidDel="000D0B74">
          <w:rPr>
            <w:lang w:val="en-GB"/>
          </w:rPr>
          <w:delText>)</w:delText>
        </w:r>
      </w:del>
    </w:p>
    <w:p w14:paraId="4C22D299" w14:textId="6DD1DC96" w:rsidR="00566ACE" w:rsidRPr="00B4304A" w:rsidDel="000D0B74" w:rsidRDefault="00502842">
      <w:pPr>
        <w:jc w:val="both"/>
        <w:rPr>
          <w:del w:id="132" w:author="Holger Eichelberger" w:date="2025-03-06T11:19:00Z"/>
          <w:lang w:val="en-GB"/>
        </w:rPr>
        <w:pPrChange w:id="133" w:author="Holger Eichelberger" w:date="2025-03-06T11:19:00Z">
          <w:pPr>
            <w:pStyle w:val="ListParagraph"/>
            <w:numPr>
              <w:numId w:val="18"/>
            </w:numPr>
            <w:ind w:hanging="360"/>
            <w:jc w:val="both"/>
          </w:pPr>
        </w:pPrChange>
      </w:pPr>
      <w:del w:id="134" w:author="Holger Eichelberger" w:date="2025-03-06T11:19:00Z">
        <w:r w:rsidRPr="00B4304A" w:rsidDel="000D0B74">
          <w:rPr>
            <w:lang w:val="en-GB"/>
          </w:rPr>
          <w:delText>Eclipse 4.5 (Mars</w:delText>
        </w:r>
        <w:r w:rsidR="00566ACE" w:rsidRPr="00B4304A" w:rsidDel="000D0B74">
          <w:rPr>
            <w:lang w:val="en-GB"/>
          </w:rPr>
          <w:delText>)</w:delText>
        </w:r>
      </w:del>
    </w:p>
    <w:p w14:paraId="6EF61FF4" w14:textId="61B98B2F" w:rsidR="00566ACE" w:rsidRPr="00B4304A" w:rsidDel="000D0B74" w:rsidRDefault="00566ACE" w:rsidP="000D0B74">
      <w:pPr>
        <w:jc w:val="both"/>
        <w:rPr>
          <w:del w:id="135" w:author="Holger Eichelberger" w:date="2025-03-06T11:19:00Z"/>
          <w:lang w:val="en-GB"/>
        </w:rPr>
      </w:pPr>
      <w:del w:id="136" w:author="Holger Eichelberger" w:date="2025-03-06T11:19:00Z">
        <w:r w:rsidRPr="00B4304A" w:rsidDel="000D0B74">
          <w:rPr>
            <w:lang w:val="en-GB"/>
          </w:rPr>
          <w:delText xml:space="preserve">We recommend using </w:delText>
        </w:r>
        <w:r w:rsidR="00502842" w:rsidRPr="00B4304A" w:rsidDel="000D0B74">
          <w:rPr>
            <w:b/>
            <w:lang w:val="en-GB"/>
          </w:rPr>
          <w:delText>Eclipse 4</w:delText>
        </w:r>
        <w:r w:rsidRPr="00B4304A" w:rsidDel="000D0B74">
          <w:rPr>
            <w:b/>
            <w:lang w:val="en-GB"/>
          </w:rPr>
          <w:delText>.</w:delText>
        </w:r>
        <w:r w:rsidR="00502842" w:rsidRPr="00B4304A" w:rsidDel="000D0B74">
          <w:rPr>
            <w:b/>
            <w:lang w:val="en-GB"/>
          </w:rPr>
          <w:delText>3</w:delText>
        </w:r>
        <w:r w:rsidRPr="00B4304A" w:rsidDel="000D0B74">
          <w:rPr>
            <w:b/>
            <w:lang w:val="en-GB"/>
          </w:rPr>
          <w:delText xml:space="preserve"> (</w:delText>
        </w:r>
        <w:r w:rsidR="00502842" w:rsidRPr="00B4304A" w:rsidDel="000D0B74">
          <w:rPr>
            <w:b/>
            <w:lang w:val="en-GB"/>
          </w:rPr>
          <w:delText>Kepler</w:delText>
        </w:r>
        <w:r w:rsidRPr="00B4304A" w:rsidDel="000D0B74">
          <w:rPr>
            <w:b/>
            <w:lang w:val="en-GB"/>
          </w:rPr>
          <w:delText>)</w:delText>
        </w:r>
        <w:r w:rsidRPr="00B4304A" w:rsidDel="000D0B74">
          <w:rPr>
            <w:lang w:val="en-GB"/>
          </w:rPr>
          <w:delText xml:space="preserve"> as this is the most </w:delText>
        </w:r>
        <w:r w:rsidR="00E51F1E" w:rsidRPr="00B4304A" w:rsidDel="000D0B74">
          <w:rPr>
            <w:lang w:val="en-GB"/>
          </w:rPr>
          <w:delText xml:space="preserve">exhaustively </w:delText>
        </w:r>
        <w:r w:rsidRPr="00B4304A" w:rsidDel="000D0B74">
          <w:rPr>
            <w:lang w:val="en-GB"/>
          </w:rPr>
          <w:delText>tested version of Eclipse with EASy-Producer.</w:delText>
        </w:r>
        <w:r w:rsidR="00645FAD" w:rsidRPr="00B4304A" w:rsidDel="000D0B74">
          <w:rPr>
            <w:lang w:val="en-GB"/>
          </w:rPr>
          <w:delText xml:space="preserve"> Download an Eclipse </w:delText>
        </w:r>
        <w:r w:rsidR="00502842" w:rsidRPr="00B4304A" w:rsidDel="000D0B74">
          <w:rPr>
            <w:lang w:val="en-GB"/>
          </w:rPr>
          <w:delText xml:space="preserve">(e.g. Eclipse IDE for Eclipse Committers) </w:delText>
        </w:r>
        <w:r w:rsidR="00645FAD" w:rsidRPr="00B4304A" w:rsidDel="000D0B74">
          <w:rPr>
            <w:lang w:val="en-GB"/>
          </w:rPr>
          <w:delText xml:space="preserve">package from </w:delText>
        </w:r>
        <w:r w:rsidR="00BD3F08" w:rsidDel="000D0B74">
          <w:fldChar w:fldCharType="begin"/>
        </w:r>
        <w:r w:rsidR="00BD3F08" w:rsidRPr="008D45B2" w:rsidDel="000D0B74">
          <w:rPr>
            <w:lang w:val="en-US"/>
            <w:rPrChange w:id="137" w:author="Holger Eichelberger" w:date="2021-06-03T09:46:00Z">
              <w:rPr/>
            </w:rPrChange>
          </w:rPr>
          <w:delInstrText xml:space="preserve"> HYPERLINK "http://www.eclipse.org/downloads/" </w:delInstrText>
        </w:r>
        <w:r w:rsidR="00BD3F08" w:rsidDel="000D0B74">
          <w:fldChar w:fldCharType="separate"/>
        </w:r>
        <w:r w:rsidR="00645FAD" w:rsidRPr="00B4304A" w:rsidDel="000D0B74">
          <w:rPr>
            <w:rStyle w:val="Hyperlink"/>
            <w:lang w:val="en-GB"/>
          </w:rPr>
          <w:delText>http://www.eclipse.org/downloads/</w:delText>
        </w:r>
        <w:r w:rsidR="00BD3F08" w:rsidDel="000D0B74">
          <w:rPr>
            <w:rStyle w:val="Hyperlink"/>
            <w:lang w:val="en-GB"/>
          </w:rPr>
          <w:fldChar w:fldCharType="end"/>
        </w:r>
        <w:r w:rsidR="00645FAD" w:rsidRPr="00B4304A" w:rsidDel="000D0B74">
          <w:rPr>
            <w:lang w:val="en-GB"/>
          </w:rPr>
          <w:delText>.</w:delText>
        </w:r>
      </w:del>
    </w:p>
    <w:p w14:paraId="7334D4D0" w14:textId="12345D21" w:rsidR="00E3222C" w:rsidRPr="00B4304A" w:rsidRDefault="00645FAD">
      <w:pPr>
        <w:jc w:val="both"/>
        <w:rPr>
          <w:lang w:val="en-GB"/>
        </w:rPr>
      </w:pPr>
      <w:del w:id="138" w:author="Holger Eichelberger" w:date="2025-03-06T11:19:00Z">
        <w:r w:rsidRPr="00B4304A" w:rsidDel="000D0B74">
          <w:rPr>
            <w:lang w:val="en-GB"/>
          </w:rPr>
          <w:delText>Further, Xtext</w:delText>
        </w:r>
        <w:r w:rsidR="00502842" w:rsidRPr="00B4304A" w:rsidDel="000D0B74">
          <w:rPr>
            <w:lang w:val="en-GB"/>
          </w:rPr>
          <w:delText xml:space="preserve"> version 2.5</w:delText>
        </w:r>
        <w:r w:rsidRPr="00B4304A" w:rsidDel="000D0B74">
          <w:rPr>
            <w:lang w:val="en-GB"/>
          </w:rPr>
          <w:delText>.</w:delText>
        </w:r>
        <w:r w:rsidR="00502842" w:rsidRPr="00B4304A" w:rsidDel="000D0B74">
          <w:rPr>
            <w:lang w:val="en-GB"/>
          </w:rPr>
          <w:delText>3</w:delText>
        </w:r>
        <w:r w:rsidRPr="00B4304A" w:rsidDel="000D0B74">
          <w:rPr>
            <w:lang w:val="en-GB"/>
          </w:rPr>
          <w:delText xml:space="preserve"> has to be installed in the newly downloaded Eclipse instance. </w:delText>
        </w:r>
        <w:r w:rsidR="008470AD" w:rsidRPr="00B4304A" w:rsidDel="000D0B74">
          <w:rPr>
            <w:lang w:val="en-GB"/>
          </w:rPr>
          <w:delText>It can be</w:delText>
        </w:r>
        <w:r w:rsidRPr="00B4304A" w:rsidDel="000D0B74">
          <w:rPr>
            <w:lang w:val="en-GB"/>
          </w:rPr>
          <w:delText xml:space="preserve"> installed </w:delText>
        </w:r>
        <w:r w:rsidR="008470AD" w:rsidRPr="00B4304A" w:rsidDel="000D0B74">
          <w:rPr>
            <w:lang w:val="en-GB"/>
          </w:rPr>
          <w:delText>from EASy-Producer update site</w:delText>
        </w:r>
        <w:r w:rsidRPr="00B4304A" w:rsidDel="000D0B74">
          <w:rPr>
            <w:lang w:val="en-GB"/>
          </w:rPr>
          <w:delText xml:space="preserve"> when installing EASy-Producer due to </w:delText>
        </w:r>
        <w:r w:rsidR="008470AD" w:rsidRPr="00B4304A" w:rsidDel="000D0B74">
          <w:rPr>
            <w:lang w:val="en-GB"/>
          </w:rPr>
          <w:delText>specific version of Xtext supported by EASy-Producer</w:delText>
        </w:r>
        <w:r w:rsidR="00502842" w:rsidRPr="00B4304A" w:rsidDel="000D0B74">
          <w:rPr>
            <w:lang w:val="en-GB"/>
          </w:rPr>
          <w:delText>.</w:delText>
        </w:r>
      </w:del>
    </w:p>
    <w:p w14:paraId="4CD53575" w14:textId="77777777" w:rsidR="00053DCD" w:rsidRPr="00B4304A" w:rsidRDefault="00A74DFC" w:rsidP="00040374">
      <w:pPr>
        <w:pStyle w:val="Heading2"/>
        <w:rPr>
          <w:lang w:val="en-GB"/>
        </w:rPr>
      </w:pPr>
      <w:bookmarkStart w:id="139" w:name="_Ref338257160"/>
      <w:bookmarkStart w:id="140" w:name="_Ref338259658"/>
      <w:bookmarkStart w:id="141" w:name="_Toc425144870"/>
      <w:r w:rsidRPr="00B4304A">
        <w:rPr>
          <w:lang w:val="en-GB"/>
        </w:rPr>
        <w:t>Installation: Step by Step</w:t>
      </w:r>
      <w:bookmarkEnd w:id="139"/>
      <w:bookmarkEnd w:id="140"/>
      <w:bookmarkEnd w:id="141"/>
    </w:p>
    <w:p w14:paraId="2A70BA1F" w14:textId="3986A035"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111B">
        <w:rPr>
          <w:lang w:val="en-US"/>
        </w:rPr>
        <w:instrText xml:space="preserve"> REF _Ref318731678 \h  \* MERGEFORMAT </w:instrText>
      </w:r>
      <w:r w:rsidR="00091741">
        <w:fldChar w:fldCharType="separate"/>
      </w:r>
      <w:ins w:id="142" w:author="Holger Eichelberger" w:date="2025-03-06T11:34:00Z">
        <w:r w:rsidR="00FA4685" w:rsidRPr="00B4304A">
          <w:rPr>
            <w:lang w:val="en-GB"/>
          </w:rPr>
          <w:t xml:space="preserve">Figure </w:t>
        </w:r>
        <w:r w:rsidR="00FA4685">
          <w:rPr>
            <w:lang w:val="en-GB"/>
          </w:rPr>
          <w:t>3</w:t>
        </w:r>
      </w:ins>
      <w:del w:id="143" w:author="Holger Eichelberger" w:date="2021-06-03T09:54:00Z">
        <w:r w:rsidR="00CC6546" w:rsidRPr="00B4304A" w:rsidDel="004A03A6">
          <w:rPr>
            <w:lang w:val="en-GB"/>
          </w:rPr>
          <w:delText xml:space="preserve">Figure </w:delText>
        </w:r>
        <w:r w:rsidR="00CC6546" w:rsidDel="004A03A6">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1D9E66D4" w:rsidR="00630A74" w:rsidRPr="00B4304A" w:rsidRDefault="00152F5D" w:rsidP="00502842">
      <w:pPr>
        <w:pStyle w:val="Caption"/>
        <w:framePr w:h="4651" w:hRule="exact" w:hSpace="181" w:wrap="around" w:vAnchor="text" w:hAnchor="page" w:x="1443" w:y="9"/>
        <w:spacing w:after="0"/>
        <w:jc w:val="center"/>
        <w:rPr>
          <w:lang w:val="en-GB"/>
        </w:rPr>
      </w:pPr>
      <w:bookmarkStart w:id="144"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FA4685">
        <w:rPr>
          <w:noProof/>
          <w:color w:val="auto"/>
          <w:lang w:val="en-GB"/>
        </w:rPr>
        <w:t>3</w:t>
      </w:r>
      <w:r w:rsidR="003F42BA" w:rsidRPr="00B4304A">
        <w:rPr>
          <w:color w:val="auto"/>
          <w:lang w:val="en-GB"/>
        </w:rPr>
        <w:fldChar w:fldCharType="end"/>
      </w:r>
      <w:bookmarkEnd w:id="144"/>
      <w:r w:rsidRPr="00B4304A">
        <w:rPr>
          <w:color w:val="auto"/>
          <w:lang w:val="en-GB"/>
        </w:rPr>
        <w:t>: Open the “Install New Software” dialog</w:t>
      </w:r>
    </w:p>
    <w:p w14:paraId="562469F5" w14:textId="50BE9431" w:rsidR="00AC14B2" w:rsidRPr="00B4304A" w:rsidRDefault="00AC14B2" w:rsidP="00152F5D">
      <w:pPr>
        <w:spacing w:after="120"/>
        <w:jc w:val="both"/>
        <w:rPr>
          <w:lang w:val="en-GB"/>
        </w:rPr>
      </w:pPr>
      <w:r w:rsidRPr="00B4304A">
        <w:rPr>
          <w:lang w:val="en-GB"/>
        </w:rPr>
        <w:lastRenderedPageBreak/>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111B">
        <w:rPr>
          <w:lang w:val="en-US"/>
        </w:rPr>
        <w:instrText xml:space="preserve"> REF _Ref318732119 \h  \* MERGEFORMAT </w:instrText>
      </w:r>
      <w:r w:rsidR="00091741">
        <w:fldChar w:fldCharType="separate"/>
      </w:r>
      <w:ins w:id="145" w:author="Holger Eichelberger" w:date="2025-03-06T11:34:00Z">
        <w:r w:rsidR="00FA4685" w:rsidRPr="00B4304A">
          <w:rPr>
            <w:lang w:val="en-GB"/>
          </w:rPr>
          <w:t xml:space="preserve">Figure </w:t>
        </w:r>
        <w:r w:rsidR="00FA4685">
          <w:rPr>
            <w:lang w:val="en-GB"/>
          </w:rPr>
          <w:t>4</w:t>
        </w:r>
      </w:ins>
      <w:del w:id="146"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721996DD"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147"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FA4685">
        <w:rPr>
          <w:noProof/>
          <w:color w:val="auto"/>
          <w:lang w:val="en-GB"/>
        </w:rPr>
        <w:t>4</w:t>
      </w:r>
      <w:r w:rsidR="003F42BA" w:rsidRPr="00B4304A">
        <w:rPr>
          <w:color w:val="auto"/>
          <w:lang w:val="en-GB"/>
        </w:rPr>
        <w:fldChar w:fldCharType="end"/>
      </w:r>
      <w:bookmarkEnd w:id="147"/>
      <w:r w:rsidRPr="00B4304A">
        <w:rPr>
          <w:color w:val="auto"/>
          <w:lang w:val="en-GB"/>
        </w:rPr>
        <w:t>: Add a new location for software updates</w:t>
      </w:r>
    </w:p>
    <w:p w14:paraId="7AE6AACA" w14:textId="275549AC"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111B">
        <w:rPr>
          <w:lang w:val="en-US"/>
        </w:rPr>
        <w:instrText xml:space="preserve"> REF _Ref318732119 \h  \* MERGEFORMAT </w:instrText>
      </w:r>
      <w:r w:rsidR="00091741">
        <w:fldChar w:fldCharType="separate"/>
      </w:r>
      <w:ins w:id="148" w:author="Holger Eichelberger" w:date="2025-03-06T11:34:00Z">
        <w:r w:rsidR="00FA4685" w:rsidRPr="00B4304A">
          <w:rPr>
            <w:lang w:val="en-GB"/>
          </w:rPr>
          <w:t xml:space="preserve">Figure </w:t>
        </w:r>
        <w:r w:rsidR="00FA4685">
          <w:rPr>
            <w:lang w:val="en-GB"/>
          </w:rPr>
          <w:t>4</w:t>
        </w:r>
      </w:ins>
      <w:del w:id="149"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00AC14B2" w:rsidRPr="00B4304A">
        <w:rPr>
          <w:lang w:val="en-GB"/>
        </w:rPr>
        <w:t xml:space="preserve">. The </w:t>
      </w:r>
      <w:ins w:id="150" w:author="Holger Eichelberger" w:date="2025-03-06T11:21:00Z">
        <w:r w:rsidR="000D0B74">
          <w:rPr>
            <w:lang w:val="en-GB"/>
          </w:rPr>
          <w:t xml:space="preserve">update site </w:t>
        </w:r>
      </w:ins>
      <w:r w:rsidR="00AC14B2" w:rsidRPr="00B4304A">
        <w:rPr>
          <w:lang w:val="en-GB"/>
        </w:rPr>
        <w:t xml:space="preserve">location </w:t>
      </w:r>
      <w:ins w:id="151" w:author="Holger Eichelberger" w:date="2025-03-06T11:21:00Z">
        <w:r w:rsidR="000D0B74">
          <w:rPr>
            <w:lang w:val="en-GB"/>
          </w:rPr>
          <w:t xml:space="preserve">for (currently outdated) releases </w:t>
        </w:r>
      </w:ins>
      <w:r w:rsidR="00152F5D" w:rsidRPr="00B4304A">
        <w:rPr>
          <w:lang w:val="en-GB"/>
        </w:rPr>
        <w:t xml:space="preserve">is </w:t>
      </w:r>
      <w:del w:id="152" w:author="Holger Eichelberger" w:date="2025-03-06T11:21:00Z">
        <w:r w:rsidR="00152F5D" w:rsidRPr="00B4304A" w:rsidDel="000D0B74">
          <w:rPr>
            <w:lang w:val="en-GB"/>
          </w:rPr>
          <w:delText>the URL of the</w:delText>
        </w:r>
        <w:r w:rsidR="00443C61" w:rsidRPr="00B4304A" w:rsidDel="000D0B74">
          <w:rPr>
            <w:lang w:val="en-GB"/>
          </w:rPr>
          <w:delText xml:space="preserve"> update site:</w:delText>
        </w:r>
      </w:del>
    </w:p>
    <w:p w14:paraId="7E33143F" w14:textId="0F505FC2" w:rsidR="00443C61" w:rsidRDefault="00BD3F08" w:rsidP="00AC14B2">
      <w:pPr>
        <w:spacing w:after="120"/>
        <w:jc w:val="both"/>
        <w:rPr>
          <w:ins w:id="153" w:author="Holger Eichelberger" w:date="2025-03-06T11:21:00Z"/>
          <w:rStyle w:val="Hyperlink"/>
          <w:lang w:val="en-GB"/>
        </w:rPr>
      </w:pPr>
      <w:r>
        <w:fldChar w:fldCharType="begin"/>
      </w:r>
      <w:r w:rsidRPr="008D45B2">
        <w:rPr>
          <w:lang w:val="en-US"/>
          <w:rPrChange w:id="154" w:author="Holger Eichelberger" w:date="2021-06-03T09:46:00Z">
            <w:rPr/>
          </w:rPrChange>
        </w:rPr>
        <w:instrText xml:space="preserve"> HYPERLINK "http://projects.sse.uni-hildesheim.de/easy/" </w:instrText>
      </w:r>
      <w:r>
        <w:fldChar w:fldCharType="separate"/>
      </w:r>
      <w:r w:rsidR="00443C61" w:rsidRPr="00B4304A">
        <w:rPr>
          <w:rStyle w:val="Hyperlink"/>
          <w:lang w:val="en-GB"/>
        </w:rPr>
        <w:t>http://projects.sse.uni-hildesheim.de/easy/</w:t>
      </w:r>
      <w:r>
        <w:rPr>
          <w:rStyle w:val="Hyperlink"/>
          <w:lang w:val="en-GB"/>
        </w:rPr>
        <w:fldChar w:fldCharType="end"/>
      </w:r>
    </w:p>
    <w:p w14:paraId="51D26394" w14:textId="29C621BB" w:rsidR="000D0B74" w:rsidRDefault="000D0B74" w:rsidP="00AC14B2">
      <w:pPr>
        <w:spacing w:after="120"/>
        <w:jc w:val="both"/>
        <w:rPr>
          <w:ins w:id="155" w:author="Holger Eichelberger" w:date="2025-03-06T11:21:00Z"/>
          <w:lang w:val="en-GB"/>
        </w:rPr>
      </w:pPr>
      <w:ins w:id="156" w:author="Holger Eichelberger" w:date="2025-03-06T11:21:00Z">
        <w:r>
          <w:rPr>
            <w:lang w:val="en-GB"/>
          </w:rPr>
          <w:t>the update site for nightly builds is</w:t>
        </w:r>
      </w:ins>
    </w:p>
    <w:p w14:paraId="3108C2D9" w14:textId="06DC129D" w:rsidR="000D0B74" w:rsidRPr="00B4304A" w:rsidRDefault="000D0B74" w:rsidP="00AC14B2">
      <w:pPr>
        <w:spacing w:after="120"/>
        <w:jc w:val="both"/>
        <w:rPr>
          <w:lang w:val="en-GB"/>
        </w:rPr>
      </w:pPr>
      <w:ins w:id="157" w:author="Holger Eichelberger" w:date="2025-03-06T11:21:00Z">
        <w:r>
          <w:rPr>
            <w:lang w:val="en-GB"/>
          </w:rPr>
          <w:fldChar w:fldCharType="begin"/>
        </w:r>
        <w:r>
          <w:rPr>
            <w:lang w:val="en-GB"/>
          </w:rPr>
          <w:instrText xml:space="preserve"> HYPERLINK "</w:instrText>
        </w:r>
        <w:r w:rsidRPr="000D0B74">
          <w:rPr>
            <w:lang w:val="en-GB"/>
          </w:rPr>
          <w:instrText>https://projects.sse.uni-hildesheim.de/eclipse/update-sites/easy_nightly/</w:instrText>
        </w:r>
        <w:r>
          <w:rPr>
            <w:lang w:val="en-GB"/>
          </w:rPr>
          <w:instrText xml:space="preserve">" </w:instrText>
        </w:r>
        <w:r>
          <w:rPr>
            <w:lang w:val="en-GB"/>
          </w:rPr>
          <w:fldChar w:fldCharType="separate"/>
        </w:r>
        <w:r w:rsidRPr="001D612E">
          <w:rPr>
            <w:rStyle w:val="Hyperlink"/>
            <w:lang w:val="en-GB"/>
          </w:rPr>
          <w:t>https://projects.sse.uni-hildesheim.de/eclipse/update-sites/easy_nightly/</w:t>
        </w:r>
        <w:r>
          <w:rPr>
            <w:lang w:val="en-GB"/>
          </w:rPr>
          <w:fldChar w:fldCharType="end"/>
        </w:r>
        <w:r>
          <w:rPr>
            <w:lang w:val="en-GB"/>
          </w:rPr>
          <w:t xml:space="preserve"> </w:t>
        </w:r>
      </w:ins>
    </w:p>
    <w:p w14:paraId="089CA150" w14:textId="77777777" w:rsidR="00AC14B2" w:rsidRPr="00B4304A" w:rsidRDefault="00152F5D" w:rsidP="00AC14B2">
      <w:pPr>
        <w:spacing w:after="120"/>
        <w:jc w:val="both"/>
        <w:rPr>
          <w:lang w:val="en-GB"/>
        </w:rPr>
      </w:pPr>
      <w:r w:rsidRPr="00B4304A">
        <w:rPr>
          <w:lang w:val="en-GB"/>
        </w:rPr>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5E4A63B5" w:rsidR="00E04D43" w:rsidRPr="00B4304A" w:rsidDel="000D0B74" w:rsidRDefault="00AD628A">
      <w:pPr>
        <w:spacing w:after="120"/>
        <w:jc w:val="both"/>
        <w:rPr>
          <w:del w:id="158" w:author="Holger Eichelberger" w:date="2025-03-06T11:22:00Z"/>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w:t>
      </w:r>
      <w:ins w:id="159" w:author="Holger Eichelberger" w:date="2025-03-06T11:21:00Z">
        <w:r w:rsidR="000D0B74">
          <w:rPr>
            <w:lang w:val="en-GB"/>
          </w:rPr>
          <w:t>plugins</w:t>
        </w:r>
      </w:ins>
      <w:ins w:id="160" w:author="Holger Eichelberger" w:date="2025-03-06T11:22:00Z">
        <w:r w:rsidR="000D0B74">
          <w:rPr>
            <w:lang w:val="en-GB"/>
          </w:rPr>
          <w:t>/</w:t>
        </w:r>
      </w:ins>
      <w:r w:rsidR="00F62D03" w:rsidRPr="00B4304A">
        <w:rPr>
          <w:lang w:val="en-GB"/>
        </w:rPr>
        <w:t>categories</w:t>
      </w:r>
      <w:ins w:id="161" w:author="Holger Eichelberger" w:date="2025-03-06T11:22:00Z">
        <w:r w:rsidR="000D0B74">
          <w:rPr>
            <w:lang w:val="en-GB"/>
          </w:rPr>
          <w:t xml:space="preserve"> for EASy-Producer. Just install all plugins.</w:t>
        </w:r>
      </w:ins>
      <w:del w:id="162" w:author="Holger Eichelberger" w:date="2025-03-06T11:22:00Z">
        <w:r w:rsidR="00F62D03" w:rsidRPr="00B4304A" w:rsidDel="000D0B74">
          <w:rPr>
            <w:lang w:val="en-GB"/>
          </w:rPr>
          <w:delText xml:space="preserve">. </w:delText>
        </w:r>
        <w:r w:rsidRPr="00B4304A" w:rsidDel="000D0B74">
          <w:rPr>
            <w:lang w:val="en-GB"/>
          </w:rPr>
          <w:delText xml:space="preserve">If you are installing EASy-Producer </w:delText>
        </w:r>
        <w:r w:rsidR="00971BEB" w:rsidRPr="00B4304A" w:rsidDel="000D0B74">
          <w:rPr>
            <w:lang w:val="en-GB"/>
          </w:rPr>
          <w:delText xml:space="preserve">for </w:delText>
        </w:r>
        <w:r w:rsidRPr="00B4304A" w:rsidDel="000D0B74">
          <w:rPr>
            <w:lang w:val="en-GB"/>
          </w:rPr>
          <w:delText xml:space="preserve">the first time </w:delText>
        </w:r>
        <w:r w:rsidR="00E04D43" w:rsidRPr="00B4304A" w:rsidDel="000D0B74">
          <w:rPr>
            <w:lang w:val="en-GB"/>
          </w:rPr>
          <w:delText xml:space="preserve">select </w:delText>
        </w:r>
        <w:r w:rsidR="008470AD" w:rsidRPr="00B4304A" w:rsidDel="000D0B74">
          <w:rPr>
            <w:lang w:val="en-GB"/>
          </w:rPr>
          <w:delText>“</w:delText>
        </w:r>
        <w:r w:rsidR="008470AD" w:rsidRPr="00B4304A" w:rsidDel="000D0B74">
          <w:rPr>
            <w:i/>
            <w:lang w:val="en-GB"/>
          </w:rPr>
          <w:delText>EASy-</w:delText>
        </w:r>
        <w:r w:rsidR="00071875" w:rsidRPr="00B4304A" w:rsidDel="000D0B74">
          <w:rPr>
            <w:i/>
            <w:lang w:val="en-GB"/>
          </w:rPr>
          <w:delText>Producer</w:delText>
        </w:r>
        <w:r w:rsidR="008470AD" w:rsidRPr="00B4304A" w:rsidDel="000D0B74">
          <w:rPr>
            <w:i/>
            <w:lang w:val="en-GB"/>
          </w:rPr>
          <w:delText xml:space="preserve">” </w:delText>
        </w:r>
        <w:r w:rsidR="00071875" w:rsidRPr="00B4304A" w:rsidDel="000D0B74">
          <w:rPr>
            <w:lang w:val="en-GB"/>
          </w:rPr>
          <w:delText>inside</w:delText>
        </w:r>
        <w:r w:rsidR="008470AD" w:rsidRPr="00B4304A" w:rsidDel="000D0B74">
          <w:rPr>
            <w:lang w:val="en-GB"/>
          </w:rPr>
          <w:delText xml:space="preserve"> </w:delText>
        </w:r>
        <w:r w:rsidR="00E04D43" w:rsidRPr="00B4304A" w:rsidDel="000D0B74">
          <w:rPr>
            <w:lang w:val="en-GB"/>
          </w:rPr>
          <w:delText>the</w:delText>
        </w:r>
        <w:r w:rsidRPr="00B4304A" w:rsidDel="000D0B74">
          <w:rPr>
            <w:lang w:val="en-GB"/>
          </w:rPr>
          <w:delText xml:space="preserve"> </w:delText>
        </w:r>
        <w:r w:rsidR="009B56BF" w:rsidRPr="00B4304A" w:rsidDel="000D0B74">
          <w:rPr>
            <w:i/>
            <w:lang w:val="en-GB"/>
          </w:rPr>
          <w:delText>EASy Producer</w:delText>
        </w:r>
        <w:r w:rsidR="00E04D43" w:rsidRPr="00B4304A" w:rsidDel="000D0B74">
          <w:rPr>
            <w:lang w:val="en-GB"/>
          </w:rPr>
          <w:delText xml:space="preserve"> category</w:delText>
        </w:r>
        <w:r w:rsidR="00071875" w:rsidRPr="00B4304A" w:rsidDel="000D0B74">
          <w:rPr>
            <w:lang w:val="en-GB"/>
          </w:rPr>
          <w:delText xml:space="preserve"> </w:delText>
        </w:r>
        <w:r w:rsidR="008470AD" w:rsidRPr="00B4304A" w:rsidDel="000D0B74">
          <w:rPr>
            <w:lang w:val="en-GB"/>
          </w:rPr>
          <w:delText xml:space="preserve">and </w:delText>
        </w:r>
        <w:r w:rsidR="00B4304A" w:rsidRPr="00B4304A" w:rsidDel="000D0B74">
          <w:rPr>
            <w:lang w:val="en-GB"/>
          </w:rPr>
          <w:delText xml:space="preserve">“Xtext Runtime” inside the </w:delText>
        </w:r>
        <w:r w:rsidR="008470AD" w:rsidRPr="00B4304A" w:rsidDel="000D0B74">
          <w:rPr>
            <w:lang w:val="en-GB"/>
          </w:rPr>
          <w:delText xml:space="preserve">Xtext-2.5.3 category </w:delText>
        </w:r>
        <w:r w:rsidR="00071875" w:rsidRPr="00B4304A" w:rsidDel="000D0B74">
          <w:rPr>
            <w:lang w:val="en-GB"/>
          </w:rPr>
          <w:delText xml:space="preserve">(cf. </w:delText>
        </w:r>
        <w:r w:rsidR="003F42BA" w:rsidRPr="00B4304A" w:rsidDel="000D0B74">
          <w:rPr>
            <w:lang w:val="en-GB"/>
          </w:rPr>
          <w:fldChar w:fldCharType="begin"/>
        </w:r>
        <w:r w:rsidR="00071875" w:rsidRPr="00B4304A" w:rsidDel="000D0B74">
          <w:rPr>
            <w:lang w:val="en-GB"/>
          </w:rPr>
          <w:delInstrText xml:space="preserve"> REF _Ref424633460 \h </w:delInstrText>
        </w:r>
        <w:r w:rsidR="003F42BA" w:rsidRPr="00B4304A" w:rsidDel="000D0B74">
          <w:rPr>
            <w:lang w:val="en-GB"/>
          </w:rPr>
        </w:r>
        <w:r w:rsidR="003F42BA" w:rsidRPr="00B4304A" w:rsidDel="000D0B74">
          <w:rPr>
            <w:lang w:val="en-GB"/>
          </w:rPr>
          <w:fldChar w:fldCharType="separate"/>
        </w:r>
      </w:del>
      <w:del w:id="163" w:author="Holger Eichelberger" w:date="2021-06-03T09:54:00Z">
        <w:r w:rsidR="00CC6546" w:rsidRPr="00B4304A" w:rsidDel="004A03A6">
          <w:rPr>
            <w:lang w:val="en-GB"/>
          </w:rPr>
          <w:delText xml:space="preserve">Figure </w:delText>
        </w:r>
        <w:r w:rsidR="00CC6546" w:rsidDel="004A03A6">
          <w:rPr>
            <w:noProof/>
            <w:lang w:val="en-GB"/>
          </w:rPr>
          <w:delText>5</w:delText>
        </w:r>
      </w:del>
      <w:del w:id="164" w:author="Holger Eichelberger" w:date="2025-03-06T11:22:00Z">
        <w:r w:rsidR="003F42BA" w:rsidRPr="00B4304A" w:rsidDel="000D0B74">
          <w:rPr>
            <w:lang w:val="en-GB"/>
          </w:rPr>
          <w:fldChar w:fldCharType="end"/>
        </w:r>
        <w:r w:rsidR="00071875" w:rsidRPr="00B4304A" w:rsidDel="000D0B74">
          <w:rPr>
            <w:lang w:val="en-GB"/>
          </w:rPr>
          <w:delText>)</w:delText>
        </w:r>
        <w:r w:rsidRPr="00B4304A" w:rsidDel="000D0B74">
          <w:rPr>
            <w:lang w:val="en-GB"/>
          </w:rPr>
          <w:delText>.</w:delText>
        </w:r>
        <w:r w:rsidR="00E04D43" w:rsidRPr="00B4304A" w:rsidDel="000D0B74">
          <w:rPr>
            <w:lang w:val="en-GB"/>
          </w:rPr>
          <w:delText xml:space="preserve"> </w:delText>
        </w:r>
        <w:r w:rsidR="008470AD" w:rsidRPr="00B4304A" w:rsidDel="000D0B74">
          <w:rPr>
            <w:lang w:val="en-GB"/>
          </w:rPr>
          <w:delText xml:space="preserve">Selecting “EASy-Producer Examples” is optional in case you would like to have standard EASy-Producer examples in your Eclipse. </w:delText>
        </w:r>
        <w:r w:rsidRPr="00B4304A" w:rsidDel="000D0B74">
          <w:rPr>
            <w:lang w:val="en-GB"/>
          </w:rPr>
          <w:delText>This will install all required components</w:delText>
        </w:r>
        <w:r w:rsidR="00B4304A" w:rsidRPr="00B4304A" w:rsidDel="000D0B74">
          <w:rPr>
            <w:lang w:val="en-GB"/>
          </w:rPr>
          <w:delText xml:space="preserve"> (all instantiators)</w:delText>
        </w:r>
        <w:r w:rsidRPr="00B4304A" w:rsidDel="000D0B74">
          <w:rPr>
            <w:lang w:val="en-GB"/>
          </w:rPr>
          <w:delText xml:space="preserve"> automatically.</w:delText>
        </w:r>
        <w:r w:rsidR="00B4304A" w:rsidRPr="00B4304A" w:rsidDel="000D0B74">
          <w:rPr>
            <w:lang w:val="en-GB"/>
          </w:rPr>
          <w:delText xml:space="preserve"> In Section </w:delText>
        </w:r>
        <w:r w:rsidR="003F42BA" w:rsidRPr="00B4304A" w:rsidDel="000D0B74">
          <w:rPr>
            <w:lang w:val="en-GB"/>
          </w:rPr>
          <w:fldChar w:fldCharType="begin"/>
        </w:r>
        <w:r w:rsidR="00B4304A" w:rsidRPr="00B4304A" w:rsidDel="000D0B74">
          <w:rPr>
            <w:lang w:val="en-GB"/>
          </w:rPr>
          <w:delInstrText xml:space="preserve"> REF _Ref424633909 \r \h </w:delInstrText>
        </w:r>
        <w:r w:rsidR="003F42BA" w:rsidRPr="00B4304A" w:rsidDel="000D0B74">
          <w:rPr>
            <w:lang w:val="en-GB"/>
          </w:rPr>
        </w:r>
        <w:r w:rsidR="003F42BA" w:rsidRPr="00B4304A" w:rsidDel="000D0B74">
          <w:rPr>
            <w:lang w:val="en-GB"/>
          </w:rPr>
          <w:fldChar w:fldCharType="separate"/>
        </w:r>
        <w:r w:rsidR="004021C1" w:rsidDel="000D0B74">
          <w:rPr>
            <w:lang w:val="en-GB"/>
          </w:rPr>
          <w:delText>6</w:delText>
        </w:r>
        <w:r w:rsidR="003F42BA" w:rsidRPr="00B4304A" w:rsidDel="000D0B74">
          <w:rPr>
            <w:lang w:val="en-GB"/>
          </w:rPr>
          <w:fldChar w:fldCharType="end"/>
        </w:r>
        <w:r w:rsidR="00B4304A" w:rsidRPr="00B4304A" w:rsidDel="000D0B74">
          <w:rPr>
            <w:lang w:val="en-GB"/>
          </w:rPr>
          <w:delText xml:space="preserve">, we briefly describe how to use examples. </w:delText>
        </w:r>
      </w:del>
    </w:p>
    <w:p w14:paraId="211F63AC" w14:textId="045780D4" w:rsidR="00071875" w:rsidRPr="00B4304A" w:rsidDel="000D0B74" w:rsidRDefault="00B4304A">
      <w:pPr>
        <w:spacing w:after="120"/>
        <w:jc w:val="both"/>
        <w:rPr>
          <w:del w:id="165" w:author="Holger Eichelberger" w:date="2025-03-06T11:22:00Z"/>
          <w:lang w:val="en-GB"/>
        </w:rPr>
        <w:pPrChange w:id="166" w:author="Holger Eichelberger" w:date="2025-03-06T11:22:00Z">
          <w:pPr>
            <w:keepNext/>
            <w:spacing w:after="120"/>
            <w:jc w:val="center"/>
          </w:pPr>
        </w:pPrChange>
      </w:pPr>
      <w:del w:id="167" w:author="Holger Eichelberger" w:date="2025-03-06T11:22:00Z">
        <w:r w:rsidRPr="00B4304A" w:rsidDel="000D0B74">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del>
    </w:p>
    <w:p w14:paraId="4C3F718F" w14:textId="697BA705" w:rsidR="00071875" w:rsidRPr="00B4304A" w:rsidDel="000D0B74" w:rsidRDefault="00071875">
      <w:pPr>
        <w:spacing w:after="120"/>
        <w:jc w:val="both"/>
        <w:rPr>
          <w:del w:id="168" w:author="Holger Eichelberger" w:date="2025-03-06T11:22:00Z"/>
          <w:lang w:val="en-GB"/>
        </w:rPr>
        <w:pPrChange w:id="169" w:author="Holger Eichelberger" w:date="2025-03-06T11:22:00Z">
          <w:pPr>
            <w:pStyle w:val="Caption"/>
            <w:jc w:val="center"/>
          </w:pPr>
        </w:pPrChange>
      </w:pPr>
      <w:bookmarkStart w:id="170" w:name="_Ref424633460"/>
      <w:del w:id="171" w:author="Holger Eichelberger" w:date="2025-03-06T11:22:00Z">
        <w:r w:rsidRPr="00B4304A" w:rsidDel="000D0B74">
          <w:rPr>
            <w:lang w:val="en-GB"/>
          </w:rPr>
          <w:delText xml:space="preserve">Figure </w:delText>
        </w:r>
        <w:r w:rsidR="003F42BA" w:rsidRPr="00B4304A" w:rsidDel="000D0B74">
          <w:rPr>
            <w:lang w:val="en-GB"/>
          </w:rPr>
          <w:fldChar w:fldCharType="begin"/>
        </w:r>
        <w:r w:rsidRPr="00B4304A" w:rsidDel="000D0B74">
          <w:rPr>
            <w:lang w:val="en-GB"/>
          </w:rPr>
          <w:delInstrText xml:space="preserve"> SEQ Figure \* ARABIC </w:delInstrText>
        </w:r>
        <w:r w:rsidR="003F42BA" w:rsidRPr="00B4304A" w:rsidDel="000D0B74">
          <w:rPr>
            <w:lang w:val="en-GB"/>
          </w:rPr>
          <w:fldChar w:fldCharType="separate"/>
        </w:r>
        <w:r w:rsidR="004021C1" w:rsidDel="000D0B74">
          <w:rPr>
            <w:noProof/>
            <w:lang w:val="en-GB"/>
          </w:rPr>
          <w:delText>5</w:delText>
        </w:r>
        <w:r w:rsidR="003F42BA" w:rsidRPr="00B4304A" w:rsidDel="000D0B74">
          <w:rPr>
            <w:lang w:val="en-GB"/>
          </w:rPr>
          <w:fldChar w:fldCharType="end"/>
        </w:r>
        <w:bookmarkEnd w:id="170"/>
        <w:r w:rsidRPr="00B4304A" w:rsidDel="000D0B74">
          <w:rPr>
            <w:lang w:val="en-GB"/>
          </w:rPr>
          <w:delText xml:space="preserve">: Recommended plug-ins </w:delText>
        </w:r>
        <w:r w:rsidR="008470AD" w:rsidRPr="00B4304A" w:rsidDel="000D0B74">
          <w:rPr>
            <w:lang w:val="en-GB"/>
          </w:rPr>
          <w:delText xml:space="preserve">for </w:delText>
        </w:r>
        <w:r w:rsidRPr="00B4304A" w:rsidDel="000D0B74">
          <w:rPr>
            <w:lang w:val="en-GB"/>
          </w:rPr>
          <w:delText>EASy Producer.</w:delText>
        </w:r>
      </w:del>
    </w:p>
    <w:p w14:paraId="6A877F5C" w14:textId="37C2CB2F" w:rsidR="004F0F75" w:rsidRPr="00B4304A" w:rsidDel="000D0B74" w:rsidRDefault="00971BEB">
      <w:pPr>
        <w:spacing w:after="120"/>
        <w:jc w:val="both"/>
        <w:rPr>
          <w:del w:id="172" w:author="Holger Eichelberger" w:date="2025-03-06T11:22:00Z"/>
          <w:lang w:val="en-GB"/>
        </w:rPr>
      </w:pPr>
      <w:del w:id="173" w:author="Holger Eichelberger" w:date="2025-03-06T11:22:00Z">
        <w:r w:rsidRPr="00B4304A" w:rsidDel="000D0B74">
          <w:rPr>
            <w:lang w:val="en-GB"/>
          </w:rPr>
          <w:delText xml:space="preserve">For more experienced users, select the categories and features as needed and click the </w:delText>
        </w:r>
        <w:r w:rsidRPr="00B4304A" w:rsidDel="000D0B74">
          <w:rPr>
            <w:i/>
            <w:lang w:val="en-GB"/>
          </w:rPr>
          <w:delText>Next</w:delText>
        </w:r>
        <w:r w:rsidRPr="00B4304A" w:rsidDel="000D0B74">
          <w:rPr>
            <w:lang w:val="en-GB"/>
          </w:rPr>
          <w:delText xml:space="preserve"> button.</w:delText>
        </w:r>
        <w:r w:rsidR="000507AD" w:rsidRPr="00B4304A" w:rsidDel="000D0B74">
          <w:rPr>
            <w:lang w:val="en-GB"/>
          </w:rPr>
          <w:delText xml:space="preserve"> </w:delText>
        </w:r>
        <w:r w:rsidR="00AC14B2" w:rsidRPr="00B4304A" w:rsidDel="000D0B74">
          <w:rPr>
            <w:lang w:val="en-GB"/>
          </w:rPr>
          <w:delText xml:space="preserve">Follow the steps for installing </w:delText>
        </w:r>
        <w:r w:rsidR="000507AD" w:rsidRPr="00B4304A" w:rsidDel="000D0B74">
          <w:rPr>
            <w:lang w:val="en-GB"/>
          </w:rPr>
          <w:delText>EASy-</w:delText>
        </w:r>
        <w:r w:rsidR="00F62D03" w:rsidRPr="00B4304A" w:rsidDel="000D0B74">
          <w:rPr>
            <w:lang w:val="en-GB"/>
          </w:rPr>
          <w:delText>Producer</w:delText>
        </w:r>
        <w:r w:rsidR="00AC14B2" w:rsidRPr="00B4304A" w:rsidDel="000D0B74">
          <w:rPr>
            <w:lang w:val="en-GB"/>
          </w:rPr>
          <w:delText xml:space="preserve"> (accept the license agreement and ignore the security warning for installing software of unsigned content, etc.), and restart Eclipse as prompted.</w:delText>
        </w:r>
      </w:del>
    </w:p>
    <w:p w14:paraId="11C72B27" w14:textId="1063C35C" w:rsidR="00053DCD" w:rsidRPr="00B4304A" w:rsidRDefault="00AC14B2">
      <w:pPr>
        <w:spacing w:after="120"/>
        <w:jc w:val="both"/>
        <w:rPr>
          <w:rFonts w:ascii="Candara" w:hAnsi="Candara"/>
          <w:lang w:val="en-GB"/>
        </w:rPr>
      </w:pPr>
      <w:del w:id="174" w:author="Holger Eichelberger" w:date="2025-03-06T11:22:00Z">
        <w:r w:rsidRPr="00B4304A" w:rsidDel="000D0B74">
          <w:rPr>
            <w:lang w:val="en-GB"/>
          </w:rPr>
          <w:delText xml:space="preserve">Finally, you have successfully installed the </w:delText>
        </w:r>
        <w:r w:rsidR="000507AD" w:rsidRPr="00B4304A" w:rsidDel="000D0B74">
          <w:rPr>
            <w:lang w:val="en-GB"/>
          </w:rPr>
          <w:delText>EASy-</w:delText>
        </w:r>
        <w:r w:rsidR="00F62D03" w:rsidRPr="00B4304A" w:rsidDel="000D0B74">
          <w:rPr>
            <w:lang w:val="en-GB"/>
          </w:rPr>
          <w:delText>Producer</w:delText>
        </w:r>
        <w:r w:rsidRPr="00B4304A" w:rsidDel="000D0B74">
          <w:rPr>
            <w:lang w:val="en-GB"/>
          </w:rPr>
          <w:delText>.</w:delText>
        </w:r>
      </w:del>
    </w:p>
    <w:p w14:paraId="008CE9CA" w14:textId="77777777" w:rsidR="00632BB1" w:rsidRPr="00B4304A" w:rsidRDefault="00632BB1" w:rsidP="00096CB0">
      <w:pPr>
        <w:pStyle w:val="Heading2"/>
        <w:rPr>
          <w:lang w:val="en-GB"/>
        </w:rPr>
      </w:pPr>
      <w:bookmarkStart w:id="175" w:name="_Ref424650331"/>
      <w:bookmarkStart w:id="176" w:name="_Toc425144872"/>
      <w:bookmarkStart w:id="177" w:name="_Ref368641757"/>
      <w:r w:rsidRPr="00B4304A">
        <w:rPr>
          <w:lang w:val="en-GB"/>
        </w:rPr>
        <w:t>Installation of the Command Line Tool</w:t>
      </w:r>
      <w:bookmarkEnd w:id="175"/>
      <w:bookmarkEnd w:id="176"/>
    </w:p>
    <w:p w14:paraId="38F19372" w14:textId="77777777" w:rsidR="003F42BA" w:rsidRDefault="00632BB1" w:rsidP="00C3111B">
      <w:pPr>
        <w:rPr>
          <w:lang w:val="en-GB"/>
        </w:rPr>
      </w:pPr>
      <w:r w:rsidRPr="00B4304A">
        <w:rPr>
          <w:lang w:val="en-GB"/>
        </w:rPr>
        <w:t xml:space="preserve">EASy-Producer </w:t>
      </w:r>
      <w:r w:rsidR="00437D84" w:rsidRPr="00B4304A">
        <w:rPr>
          <w:lang w:val="en-GB"/>
        </w:rPr>
        <w:t>can alternatively be used outside of Eclipse as a standalone command line tool. This facilitates the usage of EASy-Producer as part of continuous integration setting.</w:t>
      </w:r>
    </w:p>
    <w:p w14:paraId="26B24493" w14:textId="2DAE2638" w:rsidR="00437D84" w:rsidRPr="00B4304A" w:rsidRDefault="00437D84" w:rsidP="00437D84">
      <w:pPr>
        <w:rPr>
          <w:lang w:val="en-GB"/>
        </w:rPr>
      </w:pPr>
      <w:r w:rsidRPr="00B4304A">
        <w:rPr>
          <w:lang w:val="en-GB"/>
        </w:rPr>
        <w:t xml:space="preserve">The command line tool can be downloaded from </w:t>
      </w:r>
      <w:r w:rsidR="00BD3F08">
        <w:fldChar w:fldCharType="begin"/>
      </w:r>
      <w:r w:rsidR="00BD3F08" w:rsidRPr="008D45B2">
        <w:rPr>
          <w:lang w:val="en-US"/>
          <w:rPrChange w:id="178" w:author="Holger Eichelberger" w:date="2021-06-03T09:46:00Z">
            <w:rPr/>
          </w:rPrChange>
        </w:rPr>
        <w:instrText xml:space="preserve"> HYPERLINK "http://projects.sse.uni-hildesheim.de/easy/" </w:instrText>
      </w:r>
      <w:r w:rsidR="00BD3F08">
        <w:fldChar w:fldCharType="separate"/>
      </w:r>
      <w:r w:rsidRPr="00B4304A">
        <w:rPr>
          <w:rStyle w:val="Hyperlink"/>
          <w:lang w:val="en-GB"/>
        </w:rPr>
        <w:t>http://projects.sse.uni-hildesheim.de/easy/</w:t>
      </w:r>
      <w:r w:rsidR="00BD3F08">
        <w:rPr>
          <w:rStyle w:val="Hyperlink"/>
          <w:lang w:val="en-GB"/>
        </w:rPr>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179" w:author="Holger Eichelberger" w:date="2025-03-06T11:34:00Z">
        <w:r w:rsidR="00FA4685" w:rsidRPr="00B4304A">
          <w:rPr>
            <w:lang w:val="en-GB"/>
          </w:rPr>
          <w:t xml:space="preserve">Figure </w:t>
        </w:r>
        <w:r w:rsidR="00FA4685">
          <w:rPr>
            <w:noProof/>
            <w:lang w:val="en-GB"/>
          </w:rPr>
          <w:t>5</w:t>
        </w:r>
        <w:r w:rsidR="00FA4685" w:rsidDel="007B4999">
          <w:rPr>
            <w:noProof/>
            <w:lang w:val="en-GB"/>
          </w:rPr>
          <w:t>6</w:t>
        </w:r>
      </w:ins>
      <w:del w:id="180" w:author="Holger Eichelberger" w:date="2021-06-03T09:54:00Z">
        <w:r w:rsidR="00CC6546" w:rsidRPr="00B4304A" w:rsidDel="004A03A6">
          <w:rPr>
            <w:lang w:val="en-GB"/>
          </w:rPr>
          <w:delText xml:space="preserve">Figure </w:delText>
        </w:r>
        <w:r w:rsidR="00CC6546" w:rsidDel="004A03A6">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EA2D71" w:rsidP="00437D84">
      <w:pPr>
        <w:keepNext/>
        <w:jc w:val="center"/>
        <w:rPr>
          <w:lang w:val="en-GB"/>
        </w:rPr>
      </w:pPr>
      <w:r>
        <w:rPr>
          <w:lang w:val="en-GB" w:eastAsia="de-DE"/>
        </w:rPr>
        <w:lastRenderedPageBreak/>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16B8863D" w:rsidR="00437D84" w:rsidRPr="00B4304A" w:rsidRDefault="00437D84" w:rsidP="00437D84">
      <w:pPr>
        <w:pStyle w:val="Caption"/>
        <w:jc w:val="center"/>
        <w:rPr>
          <w:lang w:val="en-GB"/>
        </w:rPr>
      </w:pPr>
      <w:bookmarkStart w:id="181"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182" w:author="Holger Eichelberger" w:date="2025-03-06T11:34:00Z">
        <w:r w:rsidR="00FA4685">
          <w:rPr>
            <w:noProof/>
            <w:lang w:val="en-GB"/>
          </w:rPr>
          <w:t>5</w:t>
        </w:r>
      </w:ins>
      <w:del w:id="183" w:author="Holger Eichelberger" w:date="2025-03-06T11:22:00Z">
        <w:r w:rsidR="004021C1" w:rsidDel="007B4999">
          <w:rPr>
            <w:noProof/>
            <w:lang w:val="en-GB"/>
          </w:rPr>
          <w:delText>6</w:delText>
        </w:r>
      </w:del>
      <w:r w:rsidR="003F42BA" w:rsidRPr="00B4304A">
        <w:rPr>
          <w:lang w:val="en-GB"/>
        </w:rPr>
        <w:fldChar w:fldCharType="end"/>
      </w:r>
      <w:bookmarkEnd w:id="181"/>
      <w:r w:rsidRPr="00B4304A">
        <w:rPr>
          <w:lang w:val="en-GB"/>
        </w:rPr>
        <w:t>: Download link of the EASy-Producer command line tool.</w:t>
      </w:r>
    </w:p>
    <w:p w14:paraId="6C5A0C49" w14:textId="77777777" w:rsidR="00096CB0" w:rsidRPr="00B4304A" w:rsidRDefault="00096CB0" w:rsidP="00096CB0">
      <w:pPr>
        <w:pStyle w:val="Heading2"/>
        <w:rPr>
          <w:lang w:val="en-GB"/>
        </w:rPr>
      </w:pPr>
      <w:bookmarkStart w:id="184" w:name="_Toc425144873"/>
      <w:r w:rsidRPr="00B4304A">
        <w:rPr>
          <w:lang w:val="en-GB"/>
        </w:rPr>
        <w:t>Further Guides and Specifications</w:t>
      </w:r>
      <w:bookmarkEnd w:id="177"/>
      <w:bookmarkEnd w:id="184"/>
    </w:p>
    <w:p w14:paraId="559644B4" w14:textId="77777777"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lastRenderedPageBreak/>
        <w:t xml:space="preserve">Further, EASy-Producer supports the extension of the tool by custom instantiatiors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The EASy-Producer user guide, the EASy-Producer developers guide, as well as the IVML and the VIL language specification are also available as PDFs o</w:t>
      </w:r>
      <w:r w:rsidR="00131067" w:rsidRPr="00B4304A">
        <w:rPr>
          <w:rFonts w:ascii="Candara" w:hAnsi="Candara"/>
          <w:lang w:val="en-GB"/>
        </w:rPr>
        <w:t xml:space="preserve">n the EASy-Producer update site: </w:t>
      </w:r>
      <w:r w:rsidR="00BD3F08">
        <w:fldChar w:fldCharType="begin"/>
      </w:r>
      <w:r w:rsidR="00BD3F08" w:rsidRPr="008D45B2">
        <w:rPr>
          <w:lang w:val="en-US"/>
          <w:rPrChange w:id="185" w:author="Holger Eichelberger" w:date="2021-06-03T09:46:00Z">
            <w:rPr/>
          </w:rPrChange>
        </w:rPr>
        <w:instrText xml:space="preserve"> HYPERLINK "http://projects.sse.uni-hildesheim.de/easy/" </w:instrText>
      </w:r>
      <w:r w:rsidR="00BD3F08">
        <w:fldChar w:fldCharType="separate"/>
      </w:r>
      <w:r w:rsidR="00131067" w:rsidRPr="00B4304A">
        <w:rPr>
          <w:rStyle w:val="Hyperlink"/>
          <w:rFonts w:ascii="Candara" w:hAnsi="Candara"/>
          <w:lang w:val="en-GB"/>
        </w:rPr>
        <w:t>http://projects.sse.uni-hildesheim.de/easy/</w:t>
      </w:r>
      <w:r w:rsidR="00BD3F08">
        <w:rPr>
          <w:rStyle w:val="Hyperlink"/>
          <w:rFonts w:ascii="Candara" w:hAnsi="Candara"/>
          <w:lang w:val="en-GB"/>
        </w:rPr>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186" w:name="_Ref338255399"/>
      <w:bookmarkStart w:id="187" w:name="_Toc425144874"/>
      <w:r w:rsidRPr="00B4304A">
        <w:rPr>
          <w:lang w:val="en-GB"/>
        </w:rPr>
        <w:lastRenderedPageBreak/>
        <w:t>Getting Started</w:t>
      </w:r>
      <w:r w:rsidR="00BE36F1" w:rsidRPr="00B4304A">
        <w:rPr>
          <w:lang w:val="en-GB"/>
        </w:rPr>
        <w:t>: Product Line Engineering is EASy</w:t>
      </w:r>
      <w:bookmarkEnd w:id="186"/>
      <w:bookmarkEnd w:id="187"/>
    </w:p>
    <w:p w14:paraId="5E7D81F4" w14:textId="4DFB9D5B"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FA4685">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FA4685">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FA4685">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14:paraId="3214441A" w14:textId="1911A4B5"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FA4685">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FA4685">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189" w:name="_Ref338265603"/>
      <w:bookmarkStart w:id="190" w:name="_Toc425144875"/>
      <w:r w:rsidRPr="00B4304A">
        <w:rPr>
          <w:lang w:val="en-GB"/>
        </w:rPr>
        <w:t>Running Example</w:t>
      </w:r>
      <w:bookmarkEnd w:id="189"/>
      <w:bookmarkEnd w:id="190"/>
    </w:p>
    <w:p w14:paraId="7017AF87" w14:textId="7687692B"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FA4685">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2FF65B26"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FA4685">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rate for video content on the Tomcat web container is 128 kBit/s.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194"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194"/>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195" w:name="_Ref338265618"/>
      <w:bookmarkStart w:id="196" w:name="_Toc425144876"/>
      <w:r w:rsidRPr="00B4304A">
        <w:rPr>
          <w:lang w:val="en-GB"/>
        </w:rPr>
        <w:t>Defining a New Base Service Platform</w:t>
      </w:r>
      <w:bookmarkEnd w:id="195"/>
      <w:bookmarkEnd w:id="196"/>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4F02CB02"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FA4685">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r w:rsidRPr="00B4304A">
        <w:rPr>
          <w:b/>
          <w:lang w:val="en-GB"/>
        </w:rPr>
        <w:t xml:space="preserve">EASy-Producer </w:t>
      </w:r>
      <w:r w:rsidR="00EA598E">
        <w:rPr>
          <w:b/>
          <w:lang w:val="en-GB"/>
        </w:rPr>
        <w:t xml:space="preserve">Product Line </w:t>
      </w:r>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r w:rsidRPr="00B4304A">
        <w:rPr>
          <w:rFonts w:ascii="Courier New" w:hAnsi="Courier New" w:cs="Courier New"/>
          <w:lang w:val="en-GB"/>
        </w:rPr>
        <w:t>PL_Content_Sharing</w:t>
      </w:r>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111B">
        <w:rPr>
          <w:lang w:val="en-US"/>
        </w:rPr>
        <w:instrText xml:space="preserve"> REF _Ref334452729 \h  \* MERGEFORMAT </w:instrText>
      </w:r>
      <w:r w:rsidR="00091741">
        <w:fldChar w:fldCharType="separate"/>
      </w:r>
      <w:ins w:id="197" w:author="Holger Eichelberger" w:date="2025-03-06T11:34:00Z">
        <w:r w:rsidR="00FA4685" w:rsidRPr="00FA4685">
          <w:rPr>
            <w:lang w:val="en-GB"/>
            <w:rPrChange w:id="198" w:author="Holger Eichelberger" w:date="2025-03-06T11:34:00Z">
              <w:rPr>
                <w:lang w:val="en-US"/>
              </w:rPr>
            </w:rPrChange>
          </w:rPr>
          <w:t xml:space="preserve">Figure </w:t>
        </w:r>
        <w:r w:rsidR="00FA4685" w:rsidRPr="00FA4685">
          <w:rPr>
            <w:lang w:val="en-GB"/>
            <w:rPrChange w:id="199" w:author="Holger Eichelberger" w:date="2025-03-06T11:34:00Z">
              <w:rPr>
                <w:noProof/>
                <w:lang w:val="en-US"/>
              </w:rPr>
            </w:rPrChange>
          </w:rPr>
          <w:t>6</w:t>
        </w:r>
        <w:r w:rsidR="00FA4685" w:rsidRPr="00FA4685" w:rsidDel="007B4999">
          <w:rPr>
            <w:lang w:val="en-GB"/>
            <w:rPrChange w:id="200" w:author="Holger Eichelberger" w:date="2025-03-06T11:34:00Z">
              <w:rPr>
                <w:noProof/>
                <w:lang w:val="en-US"/>
              </w:rPr>
            </w:rPrChange>
          </w:rPr>
          <w:t>7</w:t>
        </w:r>
      </w:ins>
      <w:del w:id="201" w:author="Holger Eichelberger" w:date="2021-06-03T09:54:00Z">
        <w:r w:rsidR="00CC6546" w:rsidRPr="00C3111B" w:rsidDel="004A03A6">
          <w:rPr>
            <w:lang w:val="en-GB"/>
          </w:rPr>
          <w:delText>Figure 7</w:delText>
        </w:r>
      </w:del>
      <w:r w:rsidR="00091741">
        <w:fldChar w:fldCharType="end"/>
      </w:r>
      <w:r w:rsidRPr="00B4304A">
        <w:rPr>
          <w:lang w:val="en-GB"/>
        </w:rPr>
        <w:t>.</w:t>
      </w:r>
    </w:p>
    <w:p w14:paraId="5F2E010C" w14:textId="77777777" w:rsidR="000F4772" w:rsidRPr="00B4304A" w:rsidRDefault="00EA2D71"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403E31" w:rsidRDefault="00403E31"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8"/>
                                <a:stretch>
                                  <a:fillRect/>
                                </a:stretch>
                              </pic:blipFill>
                              <pic:spPr>
                                <a:xfrm>
                                  <a:off x="0" y="0"/>
                                  <a:ext cx="5106701" cy="1491723"/>
                                </a:xfrm>
                                <a:prstGeom prst="rect">
                                  <a:avLst/>
                                </a:prstGeom>
                              </pic:spPr>
                            </pic:pic>
                          </a:graphicData>
                        </a:graphic>
                      </wp:inline>
                    </w:drawing>
                  </w:r>
                </w:p>
                <w:p w14:paraId="21B59D74" w14:textId="538E4363" w:rsidR="00403E31" w:rsidRPr="00C51AD3" w:rsidRDefault="00403E31" w:rsidP="007E5796">
                  <w:pPr>
                    <w:pStyle w:val="Caption"/>
                    <w:spacing w:after="0"/>
                    <w:jc w:val="center"/>
                    <w:rPr>
                      <w:lang w:val="en-US"/>
                    </w:rPr>
                  </w:pPr>
                  <w:bookmarkStart w:id="202" w:name="_Ref334452729"/>
                  <w:bookmarkStart w:id="203" w:name="_Ref334452724"/>
                  <w:bookmarkStart w:id="204" w:name="_Toc336621350"/>
                  <w:bookmarkStart w:id="205"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ins w:id="206" w:author="Holger Eichelberger" w:date="2025-03-06T11:34:00Z">
                    <w:r w:rsidR="00FA4685">
                      <w:rPr>
                        <w:noProof/>
                        <w:color w:val="auto"/>
                        <w:lang w:val="en-US"/>
                      </w:rPr>
                      <w:t>6</w:t>
                    </w:r>
                  </w:ins>
                  <w:del w:id="207" w:author="Holger Eichelberger" w:date="2025-03-06T11:22:00Z">
                    <w:r w:rsidR="004021C1" w:rsidDel="007B4999">
                      <w:rPr>
                        <w:noProof/>
                        <w:color w:val="auto"/>
                        <w:lang w:val="en-US"/>
                      </w:rPr>
                      <w:delText>7</w:delText>
                    </w:r>
                  </w:del>
                  <w:r w:rsidRPr="000F4772">
                    <w:rPr>
                      <w:color w:val="auto"/>
                      <w:lang w:val="en-US"/>
                    </w:rPr>
                    <w:fldChar w:fldCharType="end"/>
                  </w:r>
                  <w:bookmarkEnd w:id="202"/>
                  <w:r w:rsidRPr="000F4772">
                    <w:rPr>
                      <w:color w:val="auto"/>
                      <w:lang w:val="en-US"/>
                    </w:rPr>
                    <w:t xml:space="preserve">: </w:t>
                  </w:r>
                  <w:r>
                    <w:rPr>
                      <w:color w:val="auto"/>
                      <w:lang w:val="en-US"/>
                    </w:rPr>
                    <w:t>Running Example – The Product Line Editor</w:t>
                  </w:r>
                  <w:r w:rsidRPr="000F4772">
                    <w:rPr>
                      <w:color w:val="auto"/>
                      <w:lang w:val="en-US"/>
                    </w:rPr>
                    <w:t>.</w:t>
                  </w:r>
                  <w:bookmarkEnd w:id="203"/>
                  <w:bookmarkEnd w:id="204"/>
                  <w:bookmarkEnd w:id="205"/>
                </w:p>
              </w:txbxContent>
            </v:textbox>
            <w10:anchorlock/>
          </v:shape>
        </w:pict>
      </w:r>
    </w:p>
    <w:p w14:paraId="02EB1ABB" w14:textId="7ED61594"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111B">
        <w:rPr>
          <w:lang w:val="en-US"/>
        </w:rPr>
        <w:instrText xml:space="preserve"> REF _Ref334452729 \h  \* MERGEFORMAT </w:instrText>
      </w:r>
      <w:r w:rsidR="00091741">
        <w:fldChar w:fldCharType="separate"/>
      </w:r>
      <w:ins w:id="208" w:author="Holger Eichelberger" w:date="2025-03-06T11:34:00Z">
        <w:r w:rsidR="00FA4685" w:rsidRPr="00FA4685">
          <w:rPr>
            <w:lang w:val="en-GB"/>
            <w:rPrChange w:id="209" w:author="Holger Eichelberger" w:date="2025-03-06T11:34:00Z">
              <w:rPr>
                <w:lang w:val="en-US"/>
              </w:rPr>
            </w:rPrChange>
          </w:rPr>
          <w:t xml:space="preserve">Figure </w:t>
        </w:r>
        <w:r w:rsidR="00FA4685" w:rsidRPr="00FA4685">
          <w:rPr>
            <w:lang w:val="en-GB"/>
            <w:rPrChange w:id="210" w:author="Holger Eichelberger" w:date="2025-03-06T11:34:00Z">
              <w:rPr>
                <w:noProof/>
                <w:lang w:val="en-US"/>
              </w:rPr>
            </w:rPrChange>
          </w:rPr>
          <w:t>6</w:t>
        </w:r>
        <w:r w:rsidR="00FA4685" w:rsidRPr="00FA4685" w:rsidDel="007B4999">
          <w:rPr>
            <w:lang w:val="en-GB"/>
            <w:rPrChange w:id="211" w:author="Holger Eichelberger" w:date="2025-03-06T11:34:00Z">
              <w:rPr>
                <w:noProof/>
                <w:lang w:val="en-US"/>
              </w:rPr>
            </w:rPrChange>
          </w:rPr>
          <w:t>7</w:t>
        </w:r>
      </w:ins>
      <w:del w:id="212" w:author="Holger Eichelberger" w:date="2021-06-03T09:54:00Z">
        <w:r w:rsidR="00CC6546" w:rsidRPr="00C3111B" w:rsidDel="004A03A6">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213" w:name="_Ref338318040"/>
      <w:bookmarkStart w:id="214" w:name="_Toc425144877"/>
      <w:r w:rsidRPr="00B4304A">
        <w:rPr>
          <w:lang w:val="en-GB"/>
        </w:rPr>
        <w:t>Configuration Space Definition</w:t>
      </w:r>
      <w:bookmarkEnd w:id="213"/>
      <w:bookmarkEnd w:id="214"/>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29CBFBA3"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111B">
        <w:rPr>
          <w:lang w:val="en-US"/>
        </w:rPr>
        <w:instrText xml:space="preserve"> REF _Ref334453876 \h  \* MERGEFORMAT </w:instrText>
      </w:r>
      <w:r w:rsidR="00091741">
        <w:fldChar w:fldCharType="separate"/>
      </w:r>
      <w:ins w:id="215" w:author="Holger Eichelberger" w:date="2025-03-06T11:34:00Z">
        <w:r w:rsidR="00FA4685" w:rsidRPr="00FA4685">
          <w:rPr>
            <w:lang w:val="en-GB"/>
            <w:rPrChange w:id="216" w:author="Holger Eichelberger" w:date="2025-03-06T11:34:00Z">
              <w:rPr>
                <w:lang w:val="en-US"/>
              </w:rPr>
            </w:rPrChange>
          </w:rPr>
          <w:t xml:space="preserve">Figure </w:t>
        </w:r>
        <w:r w:rsidR="00FA4685" w:rsidRPr="00FA4685">
          <w:rPr>
            <w:lang w:val="en-GB"/>
            <w:rPrChange w:id="217" w:author="Holger Eichelberger" w:date="2025-03-06T11:34:00Z">
              <w:rPr>
                <w:noProof/>
                <w:lang w:val="en-US"/>
              </w:rPr>
            </w:rPrChange>
          </w:rPr>
          <w:t>7</w:t>
        </w:r>
        <w:r w:rsidR="00FA4685" w:rsidRPr="00FA4685" w:rsidDel="007B4999">
          <w:rPr>
            <w:lang w:val="en-GB"/>
            <w:rPrChange w:id="218" w:author="Holger Eichelberger" w:date="2025-03-06T11:34:00Z">
              <w:rPr>
                <w:noProof/>
                <w:lang w:val="en-US"/>
              </w:rPr>
            </w:rPrChange>
          </w:rPr>
          <w:t>8</w:t>
        </w:r>
      </w:ins>
      <w:del w:id="219" w:author="Holger Eichelberger" w:date="2021-06-03T09:54:00Z">
        <w:r w:rsidR="00CC6546" w:rsidRPr="00C3111B" w:rsidDel="004A03A6">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EA2D71"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403E31" w:rsidRDefault="00403E31"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19"/>
                                <a:stretch>
                                  <a:fillRect/>
                                </a:stretch>
                              </pic:blipFill>
                              <pic:spPr>
                                <a:xfrm>
                                  <a:off x="0" y="0"/>
                                  <a:ext cx="5079535" cy="1230992"/>
                                </a:xfrm>
                                <a:prstGeom prst="rect">
                                  <a:avLst/>
                                </a:prstGeom>
                              </pic:spPr>
                            </pic:pic>
                          </a:graphicData>
                        </a:graphic>
                      </wp:inline>
                    </w:drawing>
                  </w:r>
                </w:p>
                <w:p w14:paraId="67D2C069" w14:textId="0EE040A6" w:rsidR="00403E31" w:rsidRPr="00CF3FB4" w:rsidRDefault="00403E31" w:rsidP="007E5796">
                  <w:pPr>
                    <w:pStyle w:val="Caption"/>
                    <w:jc w:val="center"/>
                    <w:rPr>
                      <w:lang w:val="en-US"/>
                    </w:rPr>
                  </w:pPr>
                  <w:bookmarkStart w:id="220" w:name="_Ref334453876"/>
                  <w:bookmarkStart w:id="221" w:name="_Toc336621351"/>
                  <w:bookmarkStart w:id="222" w:name="_Toc336960415"/>
                  <w:r w:rsidRPr="004A643E">
                    <w:rPr>
                      <w:lang w:val="en-US"/>
                    </w:rPr>
                    <w:t xml:space="preserve">Figure </w:t>
                  </w:r>
                  <w:r>
                    <w:fldChar w:fldCharType="begin"/>
                  </w:r>
                  <w:r w:rsidRPr="004A643E">
                    <w:rPr>
                      <w:lang w:val="en-US"/>
                    </w:rPr>
                    <w:instrText xml:space="preserve"> SEQ Figure \* ARABIC </w:instrText>
                  </w:r>
                  <w:r>
                    <w:fldChar w:fldCharType="separate"/>
                  </w:r>
                  <w:ins w:id="223" w:author="Holger Eichelberger" w:date="2025-03-06T11:34:00Z">
                    <w:r w:rsidR="00FA4685">
                      <w:rPr>
                        <w:noProof/>
                        <w:lang w:val="en-US"/>
                      </w:rPr>
                      <w:t>7</w:t>
                    </w:r>
                  </w:ins>
                  <w:del w:id="224" w:author="Holger Eichelberger" w:date="2025-03-06T11:22:00Z">
                    <w:r w:rsidR="004021C1" w:rsidDel="007B4999">
                      <w:rPr>
                        <w:noProof/>
                        <w:lang w:val="en-US"/>
                      </w:rPr>
                      <w:delText>8</w:delText>
                    </w:r>
                  </w:del>
                  <w:r>
                    <w:fldChar w:fldCharType="end"/>
                  </w:r>
                  <w:bookmarkEnd w:id="220"/>
                  <w:r w:rsidRPr="004A643E">
                    <w:rPr>
                      <w:lang w:val="en-US"/>
                    </w:rPr>
                    <w:t xml:space="preserve">: </w:t>
                  </w:r>
                  <w:bookmarkEnd w:id="221"/>
                  <w:bookmarkEnd w:id="222"/>
                  <w:r>
                    <w:rPr>
                      <w:lang w:val="en-US"/>
                    </w:rPr>
                    <w:t>Running Example – The IVML Editor.</w:t>
                  </w:r>
                </w:p>
                <w:p w14:paraId="1B2C795A" w14:textId="77777777" w:rsidR="00403E31" w:rsidRPr="00C51AD3" w:rsidRDefault="00403E31" w:rsidP="007E5796">
                  <w:pPr>
                    <w:rPr>
                      <w:lang w:val="en-US"/>
                    </w:rPr>
                  </w:pPr>
                </w:p>
              </w:txbxContent>
            </v:textbox>
            <w10:anchorlock/>
          </v:shape>
        </w:pict>
      </w:r>
    </w:p>
    <w:p w14:paraId="20D6A70D" w14:textId="11DDFA37"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111B">
        <w:rPr>
          <w:lang w:val="en-US"/>
        </w:rPr>
        <w:instrText xml:space="preserve"> REF _Ref334513976 \h  \* MERGEFORMAT </w:instrText>
      </w:r>
      <w:r w:rsidR="00091741">
        <w:fldChar w:fldCharType="separate"/>
      </w:r>
      <w:ins w:id="225" w:author="Holger Eichelberger" w:date="2025-03-06T11:34:00Z">
        <w:r w:rsidR="00FA4685" w:rsidRPr="00FA4685">
          <w:rPr>
            <w:lang w:val="en-GB"/>
            <w:rPrChange w:id="226" w:author="Holger Eichelberger" w:date="2025-03-06T11:34:00Z">
              <w:rPr>
                <w:lang w:val="en-US"/>
              </w:rPr>
            </w:rPrChange>
          </w:rPr>
          <w:t xml:space="preserve">Figure </w:t>
        </w:r>
        <w:r w:rsidR="00FA4685" w:rsidRPr="00FA4685">
          <w:rPr>
            <w:lang w:val="en-GB"/>
            <w:rPrChange w:id="227" w:author="Holger Eichelberger" w:date="2025-03-06T11:34:00Z">
              <w:rPr>
                <w:noProof/>
                <w:lang w:val="en-US"/>
              </w:rPr>
            </w:rPrChange>
          </w:rPr>
          <w:t>8</w:t>
        </w:r>
        <w:r w:rsidR="00FA4685" w:rsidRPr="00FA4685" w:rsidDel="007B4999">
          <w:rPr>
            <w:lang w:val="en-GB"/>
            <w:rPrChange w:id="228" w:author="Holger Eichelberger" w:date="2025-03-06T11:34:00Z">
              <w:rPr>
                <w:noProof/>
                <w:lang w:val="en-US"/>
              </w:rPr>
            </w:rPrChange>
          </w:rPr>
          <w:t>9</w:t>
        </w:r>
      </w:ins>
      <w:del w:id="229" w:author="Holger Eichelberger" w:date="2021-06-03T09:54:00Z">
        <w:r w:rsidR="00CC6546" w:rsidRPr="00C3111B" w:rsidDel="004A03A6">
          <w:rPr>
            <w:lang w:val="en-GB"/>
          </w:rPr>
          <w:delText>Figure 9</w:delText>
        </w:r>
      </w:del>
      <w:r w:rsidR="00091741">
        <w:fldChar w:fldCharType="end"/>
      </w:r>
      <w:r w:rsidRPr="00B4304A">
        <w:rPr>
          <w:lang w:val="en-GB"/>
        </w:rPr>
        <w:t xml:space="preserve"> shows a snippet of the variability model. First, we define several enumerations that represent the different content types, container types, etc., which an application may support in general (lines </w:t>
      </w:r>
      <w:r w:rsidR="008E5DF9">
        <w:rPr>
          <w:lang w:val="en-GB"/>
        </w:rPr>
        <w:t>4</w:t>
      </w:r>
      <w:r w:rsidRPr="00B4304A">
        <w:rPr>
          <w:lang w:val="en-GB"/>
        </w:rPr>
        <w:t>-</w:t>
      </w:r>
      <w:r w:rsidR="008E5DF9">
        <w:rPr>
          <w:lang w:val="en-GB"/>
        </w:rPr>
        <w:t>7</w:t>
      </w:r>
      <w:r w:rsidRPr="00B4304A">
        <w:rPr>
          <w:lang w:val="en-GB"/>
        </w:rPr>
        <w:t xml:space="preserve">). These enumerations are the basis for specifying the type, for example, of a specific content (lines </w:t>
      </w:r>
      <w:r w:rsidR="008E5DF9" w:rsidRPr="00B4304A">
        <w:rPr>
          <w:lang w:val="en-GB"/>
        </w:rPr>
        <w:t>1</w:t>
      </w:r>
      <w:r w:rsidR="008E5DF9">
        <w:rPr>
          <w:lang w:val="en-GB"/>
        </w:rPr>
        <w:t>8</w:t>
      </w:r>
      <w:r w:rsidRPr="00B4304A">
        <w:rPr>
          <w:lang w:val="en-GB"/>
        </w:rPr>
        <w:t>-</w:t>
      </w:r>
      <w:r w:rsidR="008E5DF9" w:rsidRPr="00B4304A">
        <w:rPr>
          <w:lang w:val="en-GB"/>
        </w:rPr>
        <w:t>1</w:t>
      </w:r>
      <w:r w:rsidR="008E5DF9">
        <w:rPr>
          <w:lang w:val="en-GB"/>
        </w:rPr>
        <w:t>0</w:t>
      </w:r>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r w:rsidRPr="00B4304A">
        <w:rPr>
          <w:rFonts w:ascii="Courier New" w:hAnsi="Courier New" w:cs="Courier New"/>
          <w:lang w:val="en-GB"/>
        </w:rPr>
        <w:t>ThreeD</w:t>
      </w:r>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r w:rsidR="008E5DF9" w:rsidRPr="00B4304A">
        <w:rPr>
          <w:lang w:val="en-GB"/>
        </w:rPr>
        <w:t>1</w:t>
      </w:r>
      <w:r w:rsidR="008E5DF9">
        <w:rPr>
          <w:lang w:val="en-GB"/>
        </w:rPr>
        <w:t>2</w:t>
      </w:r>
      <w:r w:rsidRPr="00B4304A">
        <w:rPr>
          <w:lang w:val="en-GB"/>
        </w:rPr>
        <w:t>-</w:t>
      </w:r>
      <w:r w:rsidR="008E5DF9" w:rsidRPr="00B4304A">
        <w:rPr>
          <w:lang w:val="en-GB"/>
        </w:rPr>
        <w:t>2</w:t>
      </w:r>
      <w:r w:rsidR="008E5DF9">
        <w:rPr>
          <w:lang w:val="en-GB"/>
        </w:rPr>
        <w:t>5</w:t>
      </w:r>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FA4685">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111B">
        <w:rPr>
          <w:lang w:val="en-US"/>
        </w:rPr>
        <w:instrText xml:space="preserve"> REF _Ref334513976 \h  \* MERGEFORMAT </w:instrText>
      </w:r>
      <w:r w:rsidR="00091741">
        <w:fldChar w:fldCharType="separate"/>
      </w:r>
      <w:ins w:id="230" w:author="Holger Eichelberger" w:date="2025-03-06T11:34:00Z">
        <w:r w:rsidR="00FA4685" w:rsidRPr="00FA4685">
          <w:rPr>
            <w:lang w:val="en-GB"/>
            <w:rPrChange w:id="231" w:author="Holger Eichelberger" w:date="2025-03-06T11:34:00Z">
              <w:rPr>
                <w:lang w:val="en-US"/>
              </w:rPr>
            </w:rPrChange>
          </w:rPr>
          <w:t xml:space="preserve">Figure </w:t>
        </w:r>
        <w:r w:rsidR="00FA4685" w:rsidRPr="00FA4685">
          <w:rPr>
            <w:lang w:val="en-GB"/>
            <w:rPrChange w:id="232" w:author="Holger Eichelberger" w:date="2025-03-06T11:34:00Z">
              <w:rPr>
                <w:noProof/>
                <w:lang w:val="en-US"/>
              </w:rPr>
            </w:rPrChange>
          </w:rPr>
          <w:t>8</w:t>
        </w:r>
        <w:r w:rsidR="00FA4685" w:rsidRPr="00FA4685" w:rsidDel="007B4999">
          <w:rPr>
            <w:lang w:val="en-GB"/>
            <w:rPrChange w:id="233" w:author="Holger Eichelberger" w:date="2025-03-06T11:34:00Z">
              <w:rPr>
                <w:noProof/>
                <w:lang w:val="en-US"/>
              </w:rPr>
            </w:rPrChange>
          </w:rPr>
          <w:t>9</w:t>
        </w:r>
      </w:ins>
      <w:del w:id="234" w:author="Holger Eichelberger" w:date="2021-06-03T09:54:00Z">
        <w:r w:rsidR="00CC6546" w:rsidRPr="00C3111B" w:rsidDel="004A03A6">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r w:rsidRPr="00B4304A">
        <w:rPr>
          <w:rFonts w:ascii="Courier New" w:hAnsi="Courier New" w:cs="Courier New"/>
          <w:lang w:val="en-GB"/>
        </w:rPr>
        <w:t>TargetPlatform</w:t>
      </w:r>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r w:rsidRPr="00B4304A">
        <w:rPr>
          <w:rFonts w:ascii="Courier New" w:hAnsi="Courier New" w:cs="Courier New"/>
          <w:lang w:val="en-GB"/>
        </w:rPr>
        <w:t>TargetPlatform</w:t>
      </w:r>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FA4685">
        <w:rPr>
          <w:lang w:val="en-GB"/>
        </w:rPr>
        <w:t>4.3.1</w:t>
      </w:r>
      <w:r w:rsidR="003F42BA" w:rsidRPr="00B4304A">
        <w:rPr>
          <w:lang w:val="en-GB"/>
        </w:rPr>
        <w:fldChar w:fldCharType="end"/>
      </w:r>
      <w:r w:rsidRPr="00B4304A">
        <w:rPr>
          <w:lang w:val="en-GB"/>
        </w:rPr>
        <w:t>.</w:t>
      </w:r>
    </w:p>
    <w:p w14:paraId="65D36D98" w14:textId="77777777" w:rsidR="007E5796" w:rsidRPr="00B4304A" w:rsidRDefault="00EA2D71"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403E31" w:rsidRDefault="00403E31"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0"/>
                                <a:stretch>
                                  <a:fillRect/>
                                </a:stretch>
                              </pic:blipFill>
                              <pic:spPr>
                                <a:xfrm>
                                  <a:off x="0" y="0"/>
                                  <a:ext cx="5092776" cy="3279772"/>
                                </a:xfrm>
                                <a:prstGeom prst="rect">
                                  <a:avLst/>
                                </a:prstGeom>
                              </pic:spPr>
                            </pic:pic>
                          </a:graphicData>
                        </a:graphic>
                      </wp:inline>
                    </w:drawing>
                  </w:r>
                </w:p>
                <w:p w14:paraId="449FA93A" w14:textId="1F8B133A" w:rsidR="00403E31" w:rsidRPr="007E5796" w:rsidRDefault="00403E31" w:rsidP="007E5796">
                  <w:pPr>
                    <w:pStyle w:val="Caption"/>
                    <w:spacing w:after="0"/>
                    <w:jc w:val="center"/>
                    <w:rPr>
                      <w:lang w:val="en-US"/>
                    </w:rPr>
                  </w:pPr>
                  <w:bookmarkStart w:id="235" w:name="_Ref334513976"/>
                  <w:bookmarkStart w:id="236" w:name="_Toc336621352"/>
                  <w:bookmarkStart w:id="237" w:name="_Toc336960416"/>
                  <w:r w:rsidRPr="00CF3FB4">
                    <w:rPr>
                      <w:lang w:val="en-US"/>
                    </w:rPr>
                    <w:t xml:space="preserve">Figure </w:t>
                  </w:r>
                  <w:r>
                    <w:fldChar w:fldCharType="begin"/>
                  </w:r>
                  <w:r w:rsidRPr="00CF3FB4">
                    <w:rPr>
                      <w:lang w:val="en-US"/>
                    </w:rPr>
                    <w:instrText xml:space="preserve"> SEQ Figure \* ARABIC </w:instrText>
                  </w:r>
                  <w:r>
                    <w:fldChar w:fldCharType="separate"/>
                  </w:r>
                  <w:ins w:id="238" w:author="Holger Eichelberger" w:date="2025-03-06T11:34:00Z">
                    <w:r w:rsidR="00FA4685">
                      <w:rPr>
                        <w:noProof/>
                        <w:lang w:val="en-US"/>
                      </w:rPr>
                      <w:t>8</w:t>
                    </w:r>
                  </w:ins>
                  <w:del w:id="239" w:author="Holger Eichelberger" w:date="2025-03-06T11:22:00Z">
                    <w:r w:rsidR="004021C1" w:rsidDel="007B4999">
                      <w:rPr>
                        <w:noProof/>
                        <w:lang w:val="en-US"/>
                      </w:rPr>
                      <w:delText>9</w:delText>
                    </w:r>
                  </w:del>
                  <w:r>
                    <w:fldChar w:fldCharType="end"/>
                  </w:r>
                  <w:bookmarkEnd w:id="235"/>
                  <w:r w:rsidRPr="00CF3FB4">
                    <w:rPr>
                      <w:lang w:val="en-US"/>
                    </w:rPr>
                    <w:t xml:space="preserve">: </w:t>
                  </w:r>
                  <w:r>
                    <w:rPr>
                      <w:lang w:val="en-US"/>
                    </w:rPr>
                    <w:t>Running Example – The Variability Model (snippet)</w:t>
                  </w:r>
                  <w:r w:rsidRPr="00CF3FB4">
                    <w:rPr>
                      <w:lang w:val="en-US"/>
                    </w:rPr>
                    <w:t>.</w:t>
                  </w:r>
                  <w:bookmarkEnd w:id="236"/>
                  <w:bookmarkEnd w:id="237"/>
                </w:p>
              </w:txbxContent>
            </v:textbox>
            <w10:anchorlock/>
          </v:shape>
        </w:pict>
      </w:r>
    </w:p>
    <w:p w14:paraId="0334C21F" w14:textId="51CEDE94" w:rsidR="008D45B2" w:rsidRPr="008D45B2" w:rsidRDefault="00E51F13" w:rsidP="008D45B2">
      <w:pPr>
        <w:jc w:val="both"/>
        <w:rPr>
          <w:ins w:id="240" w:author="Holger Eichelberger" w:date="2021-06-03T09:47:00Z"/>
          <w:lang w:val="en-GB"/>
        </w:rPr>
      </w:pPr>
      <w:r w:rsidRPr="00B4304A">
        <w:rPr>
          <w:lang w:val="en-GB"/>
        </w:rPr>
        <w:t xml:space="preserve">In addition to the variability model, we will also define comments for the decision variables in order to support the application engineer in the configuration of a valid product. </w:t>
      </w:r>
      <w:ins w:id="241" w:author="Holger Eichelberger" w:date="2021-06-03T09:46:00Z">
        <w:r w:rsidR="008D45B2">
          <w:rPr>
            <w:lang w:val="en-GB"/>
          </w:rPr>
          <w:t xml:space="preserve">These </w:t>
        </w:r>
        <w:r w:rsidR="008D45B2">
          <w:rPr>
            <w:lang w:val="en-GB"/>
          </w:rPr>
          <w:lastRenderedPageBreak/>
          <w:t>comments can be used as hints for users to fill the model, i.e., they may show up in the UI or they are taken into account by the reasoner to make the reasoning messages more contex</w:t>
        </w:r>
      </w:ins>
      <w:ins w:id="242" w:author="Holger Eichelberger" w:date="2021-06-03T09:47:00Z">
        <w:r w:rsidR="008D45B2">
          <w:rPr>
            <w:lang w:val="en-GB"/>
          </w:rPr>
          <w:t xml:space="preserve">t specific. </w:t>
        </w:r>
      </w:ins>
    </w:p>
    <w:p w14:paraId="654F1A36" w14:textId="59232D18" w:rsidR="008D45B2" w:rsidRDefault="008D45B2" w:rsidP="008D45B2">
      <w:pPr>
        <w:jc w:val="both"/>
        <w:rPr>
          <w:ins w:id="243" w:author="Holger Eichelberger" w:date="2021-06-03T09:49:00Z"/>
          <w:lang w:val="en-GB"/>
        </w:rPr>
      </w:pPr>
      <w:ins w:id="244" w:author="Holger Eichelberger" w:date="2021-06-03T09:47:00Z">
        <w:r>
          <w:rPr>
            <w:lang w:val="en-GB"/>
          </w:rPr>
          <w:t xml:space="preserve"> </w:t>
        </w:r>
      </w:ins>
      <w:r w:rsidR="00E51F13" w:rsidRPr="00B4304A">
        <w:rPr>
          <w:lang w:val="en-GB"/>
        </w:rPr>
        <w:t xml:space="preserve">The first step is to create a new text-file in the </w:t>
      </w:r>
      <w:r w:rsidR="00E51F13" w:rsidRPr="00B4304A">
        <w:rPr>
          <w:b/>
          <w:lang w:val="en-GB"/>
        </w:rPr>
        <w:t>EASy-folder</w:t>
      </w:r>
      <w:r w:rsidR="00E51F13" w:rsidRPr="00B4304A">
        <w:rPr>
          <w:lang w:val="en-GB"/>
        </w:rPr>
        <w:t xml:space="preserve"> of the product line project. For this purpose, right-click on the </w:t>
      </w:r>
      <w:r w:rsidR="00E51F13" w:rsidRPr="00B4304A">
        <w:rPr>
          <w:b/>
          <w:lang w:val="en-GB"/>
        </w:rPr>
        <w:t>EASy-folder</w:t>
      </w:r>
      <w:r w:rsidR="00E51F13" w:rsidRPr="00B4304A">
        <w:rPr>
          <w:lang w:val="en-GB"/>
        </w:rPr>
        <w:t xml:space="preserve"> and select </w:t>
      </w:r>
      <w:r w:rsidR="00E51F13" w:rsidRPr="00B4304A">
        <w:rPr>
          <w:i/>
          <w:lang w:val="en-GB"/>
        </w:rPr>
        <w:t xml:space="preserve">New </w:t>
      </w:r>
      <w:r w:rsidR="00E51F13" w:rsidRPr="00B4304A">
        <w:rPr>
          <w:i/>
          <w:lang w:val="en-GB"/>
        </w:rPr>
        <w:sym w:font="Wingdings" w:char="F0E0"/>
      </w:r>
      <w:r w:rsidR="00E51F13" w:rsidRPr="00B4304A">
        <w:rPr>
          <w:i/>
          <w:lang w:val="en-GB"/>
        </w:rPr>
        <w:t xml:space="preserve"> File</w:t>
      </w:r>
      <w:r w:rsidR="00E51F13" w:rsidRPr="00B4304A">
        <w:rPr>
          <w:lang w:val="en-GB"/>
        </w:rPr>
        <w:t xml:space="preserve">. The name of the file must match the name of the variability model (the project-name in IVML) followed by the version number to unambiguously link the comments to the desired decision variables. Thus, enter </w:t>
      </w:r>
      <w:r w:rsidR="00E51F13" w:rsidRPr="00B4304A">
        <w:rPr>
          <w:rFonts w:ascii="Courier New" w:hAnsi="Courier New" w:cs="Courier New"/>
          <w:lang w:val="en-GB"/>
        </w:rPr>
        <w:t>PL_Content_Sharing_0.text</w:t>
      </w:r>
      <w:r w:rsidR="00E51F13" w:rsidRPr="00B4304A">
        <w:rPr>
          <w:lang w:val="en-GB"/>
        </w:rPr>
        <w:t xml:space="preserve"> as the name</w:t>
      </w:r>
      <w:ins w:id="245" w:author="Holger Eichelberger" w:date="2021-06-03T16:04:00Z">
        <w:r w:rsidR="00403E31">
          <w:rPr>
            <w:rStyle w:val="FootnoteReference"/>
            <w:lang w:val="en-GB"/>
          </w:rPr>
          <w:footnoteReference w:id="9"/>
        </w:r>
      </w:ins>
      <w:r w:rsidR="00E51F13" w:rsidRPr="00B4304A">
        <w:rPr>
          <w:lang w:val="en-GB"/>
        </w:rPr>
        <w:t xml:space="preserve"> of the new file and click the </w:t>
      </w:r>
      <w:r w:rsidR="00E51F13" w:rsidRPr="00B4304A">
        <w:rPr>
          <w:i/>
          <w:lang w:val="en-GB"/>
        </w:rPr>
        <w:t>Finish</w:t>
      </w:r>
      <w:r w:rsidR="00E51F13" w:rsidRPr="00B4304A">
        <w:rPr>
          <w:lang w:val="en-GB"/>
        </w:rPr>
        <w:t xml:space="preserve"> button. We will open the new text-file with a simple text-editor to enter the comments. </w:t>
      </w:r>
      <w:ins w:id="251" w:author="Holger Eichelberger" w:date="2021-06-03T09:49:00Z">
        <w:r>
          <w:rPr>
            <w:lang w:val="en-GB"/>
          </w:rPr>
          <w:t xml:space="preserve">Currently two forms of comment </w:t>
        </w:r>
      </w:ins>
      <w:ins w:id="252" w:author="Holger Eichelberger" w:date="2021-06-03T09:50:00Z">
        <w:r>
          <w:rPr>
            <w:lang w:val="en-GB"/>
          </w:rPr>
          <w:t xml:space="preserve">key-value </w:t>
        </w:r>
      </w:ins>
      <w:ins w:id="253" w:author="Holger Eichelberger" w:date="2021-06-03T09:49:00Z">
        <w:r>
          <w:rPr>
            <w:lang w:val="en-GB"/>
          </w:rPr>
          <w:t>mappings are supported</w:t>
        </w:r>
      </w:ins>
    </w:p>
    <w:p w14:paraId="56A9C773" w14:textId="77777777" w:rsidR="008D45B2" w:rsidRDefault="008D45B2" w:rsidP="008D45B2">
      <w:pPr>
        <w:pStyle w:val="ListParagraph"/>
        <w:numPr>
          <w:ilvl w:val="0"/>
          <w:numId w:val="33"/>
        </w:numPr>
        <w:jc w:val="both"/>
        <w:rPr>
          <w:ins w:id="254" w:author="Holger Eichelberger" w:date="2021-06-03T09:50:00Z"/>
          <w:lang w:val="en-GB"/>
        </w:rPr>
      </w:pPr>
      <w:ins w:id="255" w:author="Holger Eichelberger" w:date="2021-06-03T09:49:00Z">
        <w:r>
          <w:rPr>
            <w:lang w:val="en-GB"/>
          </w:rPr>
          <w:t>Comments for decision variables based on the qualified name of the individual variables</w:t>
        </w:r>
      </w:ins>
      <w:ins w:id="256" w:author="Holger Eichelberger" w:date="2021-06-03T09:50:00Z">
        <w:r>
          <w:rPr>
            <w:lang w:val="en-GB"/>
          </w:rPr>
          <w:t xml:space="preserve">. </w:t>
        </w:r>
      </w:ins>
    </w:p>
    <w:p w14:paraId="0AA65842" w14:textId="0AF2653F" w:rsidR="008D45B2" w:rsidRPr="008D45B2" w:rsidRDefault="008D45B2">
      <w:pPr>
        <w:pStyle w:val="ListParagraph"/>
        <w:jc w:val="both"/>
        <w:rPr>
          <w:moveTo w:id="257" w:author="Holger Eichelberger" w:date="2021-06-03T09:50:00Z"/>
          <w:lang w:val="en-GB"/>
        </w:rPr>
        <w:pPrChange w:id="258" w:author="Holger Eichelberger" w:date="2021-06-03T09:50:00Z">
          <w:pPr>
            <w:pStyle w:val="ListParagraph"/>
            <w:numPr>
              <w:numId w:val="33"/>
            </w:numPr>
            <w:ind w:hanging="360"/>
            <w:jc w:val="both"/>
          </w:pPr>
        </w:pPrChange>
      </w:pPr>
      <w:ins w:id="259" w:author="Holger Eichelberger" w:date="2021-06-03T09:50:00Z">
        <w:r>
          <w:rPr>
            <w:lang w:val="en-GB"/>
          </w:rPr>
          <w:t xml:space="preserve">The key for decision variables is the qualified name of the variable, i.e., it </w:t>
        </w:r>
      </w:ins>
      <w:moveToRangeStart w:id="260" w:author="Holger Eichelberger" w:date="2021-06-03T09:50:00Z" w:name="move73606222"/>
      <w:moveTo w:id="261" w:author="Holger Eichelberger" w:date="2021-06-03T09:50:00Z">
        <w:del w:id="262" w:author="Holger Eichelberger" w:date="2021-06-03T09:50:00Z">
          <w:r w:rsidRPr="008D45B2" w:rsidDel="008D45B2">
            <w:rPr>
              <w:lang w:val="en-GB"/>
            </w:rPr>
            <w:delText xml:space="preserve">Each comment-definition will </w:delText>
          </w:r>
        </w:del>
        <w:r w:rsidRPr="008D45B2">
          <w:rPr>
            <w:lang w:val="en-GB"/>
          </w:rPr>
          <w:t>start</w:t>
        </w:r>
      </w:moveTo>
      <w:ins w:id="263" w:author="Holger Eichelberger" w:date="2021-06-03T09:50:00Z">
        <w:r>
          <w:rPr>
            <w:lang w:val="en-GB"/>
          </w:rPr>
          <w:t>s</w:t>
        </w:r>
      </w:ins>
      <w:moveTo w:id="264" w:author="Holger Eichelberger" w:date="2021-06-03T09:50:00Z">
        <w:r w:rsidRPr="008D45B2">
          <w:rPr>
            <w:lang w:val="en-GB"/>
          </w:rPr>
          <w:t xml:space="preserve"> with the name of the variability model (the project name) followed by “::”, the name of the decision variable for which we want to define the comment, and an equal-sign (“=”). </w:t>
        </w:r>
      </w:moveTo>
      <w:ins w:id="265" w:author="Holger Eichelberger" w:date="2021-06-03T15:59:00Z">
        <w:r w:rsidR="00403E31">
          <w:rPr>
            <w:lang w:val="en-GB"/>
          </w:rPr>
          <w:t xml:space="preserve">Compound slots are appended by “.”. </w:t>
        </w:r>
      </w:ins>
      <w:moveTo w:id="266" w:author="Holger Eichelberger" w:date="2021-06-03T09:50:00Z">
        <w:r w:rsidRPr="008D45B2">
          <w:rPr>
            <w:lang w:val="en-GB"/>
          </w:rPr>
          <w:t>The actual comment is defined in plain text after the “=”.</w:t>
        </w:r>
      </w:moveTo>
      <w:ins w:id="267" w:author="Holger Eichelberger" w:date="2021-06-03T09:51:00Z">
        <w:r>
          <w:rPr>
            <w:lang w:val="en-GB"/>
          </w:rPr>
          <w:t xml:space="preserve"> Constraints given in constraint variables will be treated as decision variables.</w:t>
        </w:r>
      </w:ins>
    </w:p>
    <w:moveToRangeEnd w:id="260"/>
    <w:p w14:paraId="41BE1F08" w14:textId="3A6C4AA3" w:rsidR="008D45B2" w:rsidRDefault="008D45B2">
      <w:pPr>
        <w:pStyle w:val="ListParagraph"/>
        <w:numPr>
          <w:ilvl w:val="0"/>
          <w:numId w:val="33"/>
        </w:numPr>
        <w:jc w:val="both"/>
        <w:rPr>
          <w:ins w:id="268" w:author="Holger Eichelberger" w:date="2021-06-03T15:57:00Z"/>
          <w:lang w:val="en-GB"/>
        </w:rPr>
      </w:pPr>
      <w:ins w:id="269" w:author="Holger Eichelberger" w:date="2021-06-03T09:49:00Z">
        <w:r w:rsidRPr="008D45B2">
          <w:rPr>
            <w:lang w:val="en-GB"/>
          </w:rPr>
          <w:t xml:space="preserve">Comments for </w:t>
        </w:r>
      </w:ins>
      <w:ins w:id="270" w:author="Holger Eichelberger" w:date="2021-06-03T15:56:00Z">
        <w:r w:rsidR="00403E31">
          <w:rPr>
            <w:lang w:val="en-GB"/>
          </w:rPr>
          <w:t xml:space="preserve">concrete </w:t>
        </w:r>
      </w:ins>
      <w:ins w:id="271" w:author="Holger Eichelberger" w:date="2021-06-03T09:49:00Z">
        <w:r w:rsidRPr="008D45B2">
          <w:rPr>
            <w:lang w:val="en-GB"/>
          </w:rPr>
          <w:t>constraints</w:t>
        </w:r>
      </w:ins>
      <w:ins w:id="272" w:author="Holger Eichelberger" w:date="2021-06-03T09:51:00Z">
        <w:r>
          <w:rPr>
            <w:lang w:val="en-GB"/>
          </w:rPr>
          <w:t xml:space="preserve">. Here the key is </w:t>
        </w:r>
      </w:ins>
      <w:ins w:id="273" w:author="Holger Eichelberger" w:date="2021-06-03T09:49:00Z">
        <w:r w:rsidRPr="008D45B2">
          <w:rPr>
            <w:lang w:val="en-GB"/>
          </w:rPr>
          <w:t xml:space="preserve">a normalized textual version of the constraint (all variables qualified, “=” </w:t>
        </w:r>
      </w:ins>
      <w:ins w:id="274" w:author="Holger Eichelberger" w:date="2021-06-03T15:57:00Z">
        <w:r w:rsidR="00403E31">
          <w:rPr>
            <w:lang w:val="en-GB"/>
          </w:rPr>
          <w:t>escaped</w:t>
        </w:r>
      </w:ins>
      <w:ins w:id="275" w:author="Holger Eichelberger" w:date="2021-06-03T09:49:00Z">
        <w:r w:rsidRPr="008D45B2">
          <w:rPr>
            <w:lang w:val="en-GB"/>
          </w:rPr>
          <w:t xml:space="preserve"> by “</w:t>
        </w:r>
      </w:ins>
      <w:ins w:id="276" w:author="Holger Eichelberger" w:date="2021-06-03T15:57:00Z">
        <w:r w:rsidR="00403E31">
          <w:rPr>
            <w:lang w:val="en-GB"/>
          </w:rPr>
          <w:t>\=</w:t>
        </w:r>
      </w:ins>
      <w:ins w:id="277" w:author="Holger Eichelberger" w:date="2021-06-03T09:49:00Z">
        <w:r w:rsidRPr="008D45B2">
          <w:rPr>
            <w:lang w:val="en-GB"/>
          </w:rPr>
          <w:t xml:space="preserve">”, whitespaces removed). Constraints must be </w:t>
        </w:r>
      </w:ins>
      <w:ins w:id="278" w:author="Holger Eichelberger" w:date="2021-06-03T09:51:00Z">
        <w:r>
          <w:rPr>
            <w:lang w:val="en-GB"/>
          </w:rPr>
          <w:t>given in the comments file for the model where the comment is app</w:t>
        </w:r>
      </w:ins>
      <w:ins w:id="279" w:author="Holger Eichelberger" w:date="2021-06-03T09:52:00Z">
        <w:r>
          <w:rPr>
            <w:lang w:val="en-GB"/>
          </w:rPr>
          <w:t>lied, e.g., for a refined type the comment shall not be given in the comment file for the project where the refined type is declared rather than in the comment file of the project where the refined type is used in terms of a variable.</w:t>
        </w:r>
      </w:ins>
      <w:ins w:id="280" w:author="Holger Eichelberger" w:date="2021-06-03T09:53:00Z">
        <w:r>
          <w:rPr>
            <w:lang w:val="en-GB"/>
          </w:rPr>
          <w:t xml:space="preserve"> </w:t>
        </w:r>
        <w:r w:rsidRPr="008D45B2">
          <w:rPr>
            <w:i/>
            <w:lang w:val="en-GB"/>
            <w:rPrChange w:id="281" w:author="Holger Eichelberger" w:date="2021-06-03T09:53:00Z">
              <w:rPr>
                <w:lang w:val="en-GB"/>
              </w:rPr>
            </w:rPrChange>
          </w:rPr>
          <w:t>Hint:</w:t>
        </w:r>
        <w:r>
          <w:rPr>
            <w:lang w:val="en-GB"/>
          </w:rPr>
          <w:t xml:space="preserve"> Try out your model with failing constraints, take the textual version of the respective constraints from the reasoner message and normalize it for the respective comments file.</w:t>
        </w:r>
      </w:ins>
    </w:p>
    <w:p w14:paraId="67781918" w14:textId="241A8C60" w:rsidR="00403E31" w:rsidRDefault="00403E31">
      <w:pPr>
        <w:pStyle w:val="ListParagraph"/>
        <w:numPr>
          <w:ilvl w:val="0"/>
          <w:numId w:val="33"/>
        </w:numPr>
        <w:jc w:val="both"/>
        <w:rPr>
          <w:ins w:id="282" w:author="Holger Eichelberger" w:date="2021-06-03T16:03:00Z"/>
          <w:lang w:val="en-GB"/>
        </w:rPr>
      </w:pPr>
      <w:ins w:id="283" w:author="Holger Eichelberger" w:date="2021-06-03T15:57:00Z">
        <w:r>
          <w:rPr>
            <w:lang w:val="en-GB"/>
          </w:rPr>
          <w:t xml:space="preserve">Comments for generic constraints. Writing comments for each constraint is tedious, in particular for short constraints such as </w:t>
        </w:r>
        <w:r w:rsidRPr="00403E31">
          <w:rPr>
            <w:rFonts w:ascii="Courier New" w:hAnsi="Courier New" w:cs="Courier New"/>
            <w:lang w:val="en-GB"/>
            <w:rPrChange w:id="284" w:author="Holger Eichelberger" w:date="2021-06-03T16:06:00Z">
              <w:rPr>
                <w:lang w:val="en-GB"/>
              </w:rPr>
            </w:rPrChange>
          </w:rPr>
          <w:t>isDefined(var);</w:t>
        </w:r>
        <w:r>
          <w:rPr>
            <w:lang w:val="en-GB"/>
          </w:rPr>
          <w:t xml:space="preserve"> For s</w:t>
        </w:r>
      </w:ins>
      <w:ins w:id="285" w:author="Holger Eichelberger" w:date="2021-06-03T15:58:00Z">
        <w:r>
          <w:rPr>
            <w:lang w:val="en-GB"/>
          </w:rPr>
          <w:t xml:space="preserve">uch constrains, it’s more consistent to define a comment for the constraint in a generic manner, i.e., without </w:t>
        </w:r>
      </w:ins>
      <w:ins w:id="286" w:author="Holger Eichelberger" w:date="2021-06-03T15:59:00Z">
        <w:r>
          <w:rPr>
            <w:lang w:val="en-GB"/>
          </w:rPr>
          <w:t>operand/</w:t>
        </w:r>
      </w:ins>
      <w:ins w:id="287" w:author="Holger Eichelberger" w:date="2021-06-03T15:58:00Z">
        <w:r>
          <w:rPr>
            <w:lang w:val="en-GB"/>
          </w:rPr>
          <w:t xml:space="preserve">arguments as well as comments for the arguments. </w:t>
        </w:r>
      </w:ins>
      <w:ins w:id="288" w:author="Holger Eichelberger" w:date="2021-06-03T15:59:00Z">
        <w:r>
          <w:rPr>
            <w:lang w:val="en-GB"/>
          </w:rPr>
          <w:t xml:space="preserve">For the constraint above we </w:t>
        </w:r>
      </w:ins>
      <w:ins w:id="289" w:author="Holger Eichelberger" w:date="2021-06-03T16:00:00Z">
        <w:r>
          <w:rPr>
            <w:lang w:val="en-GB"/>
          </w:rPr>
          <w:t>can</w:t>
        </w:r>
      </w:ins>
      <w:ins w:id="290" w:author="Holger Eichelberger" w:date="2021-06-03T15:59:00Z">
        <w:r>
          <w:rPr>
            <w:lang w:val="en-GB"/>
          </w:rPr>
          <w:t xml:space="preserve"> write </w:t>
        </w:r>
        <w:r w:rsidRPr="00403E31">
          <w:rPr>
            <w:rFonts w:ascii="Courier New" w:hAnsi="Courier New" w:cs="Courier New"/>
            <w:lang w:val="en-GB"/>
            <w:rPrChange w:id="291" w:author="Holger Eichelberger" w:date="2021-06-03T16:06:00Z">
              <w:rPr>
                <w:lang w:val="en-GB"/>
              </w:rPr>
            </w:rPrChange>
          </w:rPr>
          <w:t>isDefined(.) = There</w:t>
        </w:r>
      </w:ins>
      <w:ins w:id="292" w:author="Holger Eichelberger" w:date="2021-06-03T16:00:00Z">
        <w:r w:rsidRPr="00403E31">
          <w:rPr>
            <w:rFonts w:ascii="Courier New" w:hAnsi="Courier New" w:cs="Courier New"/>
            <w:lang w:val="en-GB"/>
            <w:rPrChange w:id="293" w:author="Holger Eichelberger" w:date="2021-06-03T16:06:00Z">
              <w:rPr>
                <w:lang w:val="en-GB"/>
              </w:rPr>
            </w:rPrChange>
          </w:rPr>
          <w:t xml:space="preserve"> is no definition of {0}.</w:t>
        </w:r>
        <w:r>
          <w:rPr>
            <w:lang w:val="en-GB"/>
          </w:rPr>
          <w:t xml:space="preserve"> whereby each mandatory argument is given by a dot, potentially separated by commas and the comment may contain placeholders for each argument, starting with </w:t>
        </w:r>
        <w:r w:rsidRPr="00403E31">
          <w:rPr>
            <w:rFonts w:ascii="Consolas" w:hAnsi="Consolas"/>
            <w:lang w:val="en-GB"/>
            <w:rPrChange w:id="294" w:author="Holger Eichelberger" w:date="2021-06-03T16:01:00Z">
              <w:rPr>
                <w:lang w:val="en-GB"/>
              </w:rPr>
            </w:rPrChange>
          </w:rPr>
          <w:t>{0}</w:t>
        </w:r>
        <w:r>
          <w:rPr>
            <w:lang w:val="en-GB"/>
          </w:rPr>
          <w:t xml:space="preserve"> for the </w:t>
        </w:r>
      </w:ins>
      <w:ins w:id="295" w:author="Holger Eichelberger" w:date="2021-06-03T16:01:00Z">
        <w:r>
          <w:rPr>
            <w:lang w:val="en-GB"/>
          </w:rPr>
          <w:t xml:space="preserve">operator, </w:t>
        </w:r>
        <w:r w:rsidRPr="00403E31">
          <w:rPr>
            <w:rFonts w:ascii="Consolas" w:hAnsi="Consolas"/>
            <w:lang w:val="en-GB"/>
            <w:rPrChange w:id="296" w:author="Holger Eichelberger" w:date="2021-06-03T16:01:00Z">
              <w:rPr>
                <w:lang w:val="en-GB"/>
              </w:rPr>
            </w:rPrChange>
          </w:rPr>
          <w:t>{1}</w:t>
        </w:r>
        <w:r>
          <w:rPr>
            <w:lang w:val="en-GB"/>
          </w:rPr>
          <w:t xml:space="preserve"> for the first argument etc. EASy-Producer </w:t>
        </w:r>
      </w:ins>
      <w:ins w:id="297" w:author="Holger Eichelberger" w:date="2021-06-03T16:02:00Z">
        <w:r>
          <w:rPr>
            <w:lang w:val="en-GB"/>
          </w:rPr>
          <w:t xml:space="preserve">translates the arguments first and substitutes the results into the text of the constraint function. However, this may work generically for simple constraints while for complex constraints the 1:1 approach for concrete constraints may be more </w:t>
        </w:r>
      </w:ins>
      <w:ins w:id="298" w:author="Holger Eichelberger" w:date="2021-06-03T16:03:00Z">
        <w:r>
          <w:rPr>
            <w:lang w:val="en-GB"/>
          </w:rPr>
          <w:t>appropriate for now.</w:t>
        </w:r>
      </w:ins>
    </w:p>
    <w:p w14:paraId="2987FE57" w14:textId="5229244F" w:rsidR="00403E31" w:rsidRPr="00403E31" w:rsidRDefault="00403E31">
      <w:pPr>
        <w:jc w:val="both"/>
        <w:rPr>
          <w:ins w:id="299" w:author="Holger Eichelberger" w:date="2021-06-03T09:49:00Z"/>
          <w:lang w:val="en-GB"/>
        </w:rPr>
      </w:pPr>
      <w:ins w:id="300" w:author="Holger Eichelberger" w:date="2021-06-03T16:03:00Z">
        <w:r>
          <w:rPr>
            <w:lang w:val="en-GB"/>
          </w:rPr>
          <w:t>It is also important to mention that there is a comment reuse mechanism for such generic comments. In addition to the project-related comment files as described above, there is a</w:t>
        </w:r>
      </w:ins>
      <w:ins w:id="301" w:author="Holger Eichelberger" w:date="2021-06-03T16:04:00Z">
        <w:r>
          <w:rPr>
            <w:lang w:val="en-GB"/>
          </w:rPr>
          <w:t xml:space="preserve"> default comment file called </w:t>
        </w:r>
        <w:r w:rsidRPr="00403E31">
          <w:rPr>
            <w:rFonts w:ascii="Courier New" w:hAnsi="Courier New" w:cs="Courier New"/>
            <w:lang w:val="en-GB"/>
            <w:rPrChange w:id="302" w:author="Holger Eichelberger" w:date="2021-06-03T16:06:00Z">
              <w:rPr>
                <w:lang w:val="en-GB"/>
              </w:rPr>
            </w:rPrChange>
          </w:rPr>
          <w:t>easy-base</w:t>
        </w:r>
        <w:r>
          <w:rPr>
            <w:lang w:val="en-GB"/>
          </w:rPr>
          <w:t>, which can be</w:t>
        </w:r>
      </w:ins>
      <w:ins w:id="303" w:author="Holger Eichelberger" w:date="2021-06-03T16:06:00Z">
        <w:r>
          <w:rPr>
            <w:lang w:val="en-GB"/>
          </w:rPr>
          <w:t xml:space="preserve"> internationalized as the other</w:t>
        </w:r>
        <w:r w:rsidR="006F348F">
          <w:rPr>
            <w:lang w:val="en-GB"/>
          </w:rPr>
          <w:t xml:space="preserve"> comment files, e.g., </w:t>
        </w:r>
        <w:r w:rsidR="006F348F" w:rsidRPr="006F348F">
          <w:rPr>
            <w:rFonts w:ascii="Courier New" w:hAnsi="Courier New" w:cs="Courier New"/>
            <w:lang w:val="en-GB"/>
            <w:rPrChange w:id="304" w:author="Holger Eichelberger" w:date="2021-06-03T16:07:00Z">
              <w:rPr>
                <w:lang w:val="en-GB"/>
              </w:rPr>
            </w:rPrChange>
          </w:rPr>
          <w:t>easy-base.text</w:t>
        </w:r>
        <w:r w:rsidR="006F348F">
          <w:rPr>
            <w:lang w:val="en-GB"/>
          </w:rPr>
          <w:t xml:space="preserve"> and </w:t>
        </w:r>
        <w:r w:rsidR="006F348F" w:rsidRPr="006F348F">
          <w:rPr>
            <w:rFonts w:ascii="Courier New" w:hAnsi="Courier New" w:cs="Courier New"/>
            <w:lang w:val="en-GB"/>
            <w:rPrChange w:id="305" w:author="Holger Eichelberger" w:date="2021-06-03T16:06:00Z">
              <w:rPr>
                <w:lang w:val="en-GB"/>
              </w:rPr>
            </w:rPrChange>
          </w:rPr>
          <w:t>easy-base_DE.text</w:t>
        </w:r>
        <w:r w:rsidR="006F348F">
          <w:rPr>
            <w:lang w:val="en-GB"/>
          </w:rPr>
          <w:t>.</w:t>
        </w:r>
      </w:ins>
    </w:p>
    <w:p w14:paraId="7B20522E" w14:textId="1103D86D" w:rsidR="00E51F13" w:rsidRPr="00B4304A" w:rsidDel="008D45B2" w:rsidRDefault="00E51F13" w:rsidP="00E51F13">
      <w:pPr>
        <w:jc w:val="both"/>
        <w:rPr>
          <w:moveFrom w:id="306" w:author="Holger Eichelberger" w:date="2021-06-03T09:50:00Z"/>
          <w:lang w:val="en-GB"/>
        </w:rPr>
      </w:pPr>
      <w:moveFromRangeStart w:id="307" w:author="Holger Eichelberger" w:date="2021-06-03T09:50:00Z" w:name="move73606222"/>
      <w:moveFrom w:id="308" w:author="Holger Eichelberger" w:date="2021-06-03T09:50:00Z">
        <w:r w:rsidRPr="00B4304A" w:rsidDel="008D45B2">
          <w:rPr>
            <w:lang w:val="en-GB"/>
          </w:rPr>
          <w:lastRenderedPageBreak/>
          <w:t>Each comment-definition will start with the name of the variability model (the project name) followed by “::”, the name of the decision variable for which we want to define the comment, and an equal-sign (“=”). The actual comment is defined in plain text after the “=”.</w:t>
        </w:r>
      </w:moveFrom>
    </w:p>
    <w:moveFromRangeEnd w:id="307"/>
    <w:p w14:paraId="21FDB97B" w14:textId="0C5A41EA"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309" w:author="Holger Eichelberger" w:date="2025-03-06T11:34:00Z">
        <w:r w:rsidR="00FA4685" w:rsidRPr="00CF3FB4">
          <w:rPr>
            <w:lang w:val="en-US"/>
          </w:rPr>
          <w:t xml:space="preserve">Figure </w:t>
        </w:r>
        <w:r w:rsidR="00FA4685">
          <w:rPr>
            <w:noProof/>
            <w:lang w:val="en-US"/>
          </w:rPr>
          <w:t>9</w:t>
        </w:r>
        <w:r w:rsidR="00FA4685" w:rsidDel="007B4999">
          <w:rPr>
            <w:noProof/>
            <w:lang w:val="en-US"/>
          </w:rPr>
          <w:t>10</w:t>
        </w:r>
      </w:ins>
      <w:del w:id="310"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311" w:author="Holger Eichelberger" w:date="2025-03-06T11:34:00Z">
        <w:r w:rsidR="00FA4685" w:rsidRPr="00CF3FB4">
          <w:rPr>
            <w:lang w:val="en-US"/>
          </w:rPr>
          <w:t xml:space="preserve">Figure </w:t>
        </w:r>
        <w:r w:rsidR="00FA4685">
          <w:rPr>
            <w:noProof/>
            <w:lang w:val="en-US"/>
          </w:rPr>
          <w:t>9</w:t>
        </w:r>
        <w:r w:rsidR="00FA4685" w:rsidDel="007B4999">
          <w:rPr>
            <w:noProof/>
            <w:lang w:val="en-US"/>
          </w:rPr>
          <w:t>10</w:t>
        </w:r>
      </w:ins>
      <w:del w:id="312"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313" w:author="Holger Eichelberger" w:date="2025-03-06T11:34:00Z">
        <w:r w:rsidR="00FA4685" w:rsidRPr="00CF3FB4">
          <w:rPr>
            <w:lang w:val="en-US"/>
          </w:rPr>
          <w:t xml:space="preserve">Figure </w:t>
        </w:r>
        <w:r w:rsidR="00FA4685">
          <w:rPr>
            <w:noProof/>
            <w:lang w:val="en-US"/>
          </w:rPr>
          <w:t>9</w:t>
        </w:r>
        <w:r w:rsidR="00FA4685" w:rsidDel="007B4999">
          <w:rPr>
            <w:noProof/>
            <w:lang w:val="en-US"/>
          </w:rPr>
          <w:t>10</w:t>
        </w:r>
      </w:ins>
      <w:del w:id="314"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EA2D71"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403E31" w:rsidRDefault="00403E31"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1"/>
                                <a:stretch>
                                  <a:fillRect/>
                                </a:stretch>
                              </pic:blipFill>
                              <pic:spPr>
                                <a:xfrm>
                                  <a:off x="0" y="0"/>
                                  <a:ext cx="5699760" cy="1233856"/>
                                </a:xfrm>
                                <a:prstGeom prst="rect">
                                  <a:avLst/>
                                </a:prstGeom>
                              </pic:spPr>
                            </pic:pic>
                          </a:graphicData>
                        </a:graphic>
                      </wp:inline>
                    </w:drawing>
                  </w:r>
                </w:p>
                <w:p w14:paraId="433276C2" w14:textId="77777777" w:rsidR="00403E31" w:rsidRPr="00887F6C" w:rsidRDefault="00403E31"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403E31" w:rsidRPr="00E51F13" w:rsidRDefault="00403E31"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2"/>
                                <a:stretch>
                                  <a:fillRect/>
                                </a:stretch>
                              </pic:blipFill>
                              <pic:spPr>
                                <a:xfrm>
                                  <a:off x="0" y="0"/>
                                  <a:ext cx="5692521" cy="625412"/>
                                </a:xfrm>
                                <a:prstGeom prst="rect">
                                  <a:avLst/>
                                </a:prstGeom>
                              </pic:spPr>
                            </pic:pic>
                          </a:graphicData>
                        </a:graphic>
                      </wp:inline>
                    </w:drawing>
                  </w:r>
                </w:p>
                <w:p w14:paraId="4160085B" w14:textId="77777777" w:rsidR="00403E31" w:rsidRDefault="00403E31"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403E31" w:rsidRPr="00887F6C" w:rsidRDefault="00403E31" w:rsidP="00E51F13">
                  <w:pPr>
                    <w:keepNext/>
                    <w:spacing w:after="0"/>
                    <w:jc w:val="center"/>
                    <w:rPr>
                      <w:noProof/>
                      <w:sz w:val="18"/>
                      <w:szCs w:val="18"/>
                      <w:lang w:val="en-US" w:eastAsia="de-DE"/>
                    </w:rPr>
                  </w:pPr>
                </w:p>
                <w:p w14:paraId="1309454E" w14:textId="2593E4D2" w:rsidR="00403E31" w:rsidRPr="007E5796" w:rsidRDefault="00403E31" w:rsidP="00E51F13">
                  <w:pPr>
                    <w:pStyle w:val="Caption"/>
                    <w:spacing w:after="0"/>
                    <w:jc w:val="center"/>
                    <w:rPr>
                      <w:lang w:val="en-US"/>
                    </w:rPr>
                  </w:pPr>
                  <w:bookmarkStart w:id="315" w:name="_Ref368642997"/>
                  <w:r w:rsidRPr="00CF3FB4">
                    <w:rPr>
                      <w:lang w:val="en-US"/>
                    </w:rPr>
                    <w:t xml:space="preserve">Figure </w:t>
                  </w:r>
                  <w:r>
                    <w:fldChar w:fldCharType="begin"/>
                  </w:r>
                  <w:r w:rsidRPr="00CF3FB4">
                    <w:rPr>
                      <w:lang w:val="en-US"/>
                    </w:rPr>
                    <w:instrText xml:space="preserve"> SEQ Figure \* ARABIC </w:instrText>
                  </w:r>
                  <w:r>
                    <w:fldChar w:fldCharType="separate"/>
                  </w:r>
                  <w:ins w:id="316" w:author="Holger Eichelberger" w:date="2025-03-06T11:34:00Z">
                    <w:r w:rsidR="00FA4685">
                      <w:rPr>
                        <w:noProof/>
                        <w:lang w:val="en-US"/>
                      </w:rPr>
                      <w:t>9</w:t>
                    </w:r>
                  </w:ins>
                  <w:del w:id="317" w:author="Holger Eichelberger" w:date="2025-03-06T11:22:00Z">
                    <w:r w:rsidR="004021C1" w:rsidDel="007B4999">
                      <w:rPr>
                        <w:noProof/>
                        <w:lang w:val="en-US"/>
                      </w:rPr>
                      <w:delText>10</w:delText>
                    </w:r>
                  </w:del>
                  <w:r>
                    <w:fldChar w:fldCharType="end"/>
                  </w:r>
                  <w:bookmarkEnd w:id="315"/>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680F50D6"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FA4685">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318" w:name="_Ref338321807"/>
      <w:bookmarkStart w:id="319" w:name="_Toc425144878"/>
      <w:r w:rsidRPr="00B4304A">
        <w:rPr>
          <w:lang w:val="en-GB"/>
        </w:rPr>
        <w:t>Implementation Space Definition</w:t>
      </w:r>
      <w:bookmarkEnd w:id="318"/>
      <w:bookmarkEnd w:id="319"/>
    </w:p>
    <w:p w14:paraId="5AA6E0C4" w14:textId="592CC0A0"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10"/>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xml:space="preserve">. A detailed discussion on the concept of instantiators in EASy-Producer can be found in the EASy-Producer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FA4685">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instantiator as it is one of the default instantiators of the basic EASy-Producer installation.</w:t>
      </w:r>
    </w:p>
    <w:p w14:paraId="4F099572" w14:textId="2627B278" w:rsidR="006D7124" w:rsidRPr="00B4304A" w:rsidRDefault="006D7124" w:rsidP="00A35F2C">
      <w:pPr>
        <w:jc w:val="both"/>
        <w:rPr>
          <w:lang w:val="en-GB"/>
        </w:rPr>
      </w:pPr>
      <w:r w:rsidRPr="00B4304A">
        <w:rPr>
          <w:lang w:val="en-GB"/>
        </w:rPr>
        <w:t xml:space="preserve">All product line (and product) source code is located in the </w:t>
      </w:r>
      <w:r w:rsidRPr="00B4304A">
        <w:rPr>
          <w:b/>
          <w:lang w:val="en-GB"/>
        </w:rPr>
        <w:t>src</w:t>
      </w:r>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320" w:author="Holger Eichelberger" w:date="2025-03-06T11:34:00Z">
        <w:r w:rsidR="00FA4685" w:rsidRPr="00CF3FB4">
          <w:rPr>
            <w:lang w:val="en-US"/>
          </w:rPr>
          <w:t xml:space="preserve">Figure </w:t>
        </w:r>
        <w:r w:rsidR="00FA4685">
          <w:rPr>
            <w:noProof/>
            <w:lang w:val="en-US"/>
          </w:rPr>
          <w:t>10</w:t>
        </w:r>
        <w:r w:rsidR="00FA4685" w:rsidDel="007B4999">
          <w:rPr>
            <w:noProof/>
            <w:lang w:val="en-US"/>
          </w:rPr>
          <w:t>11</w:t>
        </w:r>
      </w:ins>
      <w:del w:id="321"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322" w:author="Holger Eichelberger" w:date="2025-03-06T11:34:00Z">
        <w:r w:rsidR="00FA4685" w:rsidRPr="00CF3FB4">
          <w:rPr>
            <w:lang w:val="en-US"/>
          </w:rPr>
          <w:t xml:space="preserve">Figure </w:t>
        </w:r>
        <w:r w:rsidR="00FA4685">
          <w:rPr>
            <w:noProof/>
            <w:lang w:val="en-US"/>
          </w:rPr>
          <w:t>10</w:t>
        </w:r>
        <w:r w:rsidR="00FA4685" w:rsidDel="007B4999">
          <w:rPr>
            <w:noProof/>
            <w:lang w:val="en-US"/>
          </w:rPr>
          <w:t>11</w:t>
        </w:r>
      </w:ins>
      <w:del w:id="323"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r w:rsidRPr="00B4304A">
        <w:rPr>
          <w:rFonts w:ascii="Courier New" w:hAnsi="Courier New" w:cs="Courier New"/>
          <w:lang w:val="en-GB"/>
        </w:rPr>
        <w:t>platTarget</w:t>
      </w:r>
      <w:r w:rsidRPr="00B4304A">
        <w:rPr>
          <w:lang w:val="en-GB"/>
        </w:rPr>
        <w:t xml:space="preserve"> and the </w:t>
      </w:r>
      <w:r w:rsidRPr="00B4304A">
        <w:rPr>
          <w:rFonts w:ascii="Courier New" w:hAnsi="Courier New" w:cs="Courier New"/>
          <w:lang w:val="en-GB"/>
        </w:rPr>
        <w:t>isPublic</w:t>
      </w:r>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324" w:author="Holger Eichelberger" w:date="2025-03-06T11:34:00Z">
        <w:r w:rsidR="00FA4685" w:rsidRPr="00CF3FB4">
          <w:rPr>
            <w:lang w:val="en-US"/>
          </w:rPr>
          <w:t xml:space="preserve">Figure </w:t>
        </w:r>
        <w:r w:rsidR="00FA4685">
          <w:rPr>
            <w:noProof/>
            <w:lang w:val="en-US"/>
          </w:rPr>
          <w:t>8</w:t>
        </w:r>
        <w:r w:rsidR="00FA4685" w:rsidDel="007B4999">
          <w:rPr>
            <w:noProof/>
            <w:lang w:val="en-US"/>
          </w:rPr>
          <w:t>9</w:t>
        </w:r>
      </w:ins>
      <w:del w:id="325" w:author="Holger Eichelberger" w:date="2021-06-03T09:54:00Z">
        <w:r w:rsidR="00CC6546" w:rsidRPr="00CF3FB4" w:rsidDel="004A03A6">
          <w:rPr>
            <w:lang w:val="en-US"/>
          </w:rPr>
          <w:delText xml:space="preserve">Figure </w:delText>
        </w:r>
        <w:r w:rsidR="00CC6546" w:rsidDel="004A03A6">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w:t>
      </w:r>
      <w:r w:rsidRPr="00B4304A">
        <w:rPr>
          <w:lang w:val="en-GB"/>
        </w:rPr>
        <w:lastRenderedPageBreak/>
        <w:t xml:space="preserve">notation. In order to guarantee that Velocity will find these variables, the instantiator requires a dollar-sign in front of the variable declarations in the code. </w:t>
      </w:r>
    </w:p>
    <w:p w14:paraId="3DB712E0" w14:textId="77777777" w:rsidR="00A35F2C" w:rsidRPr="00B4304A" w:rsidRDefault="00EA2D71"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403E31" w:rsidRDefault="00403E31"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3"/>
                                <a:stretch>
                                  <a:fillRect/>
                                </a:stretch>
                              </pic:blipFill>
                              <pic:spPr>
                                <a:xfrm>
                                  <a:off x="0" y="0"/>
                                  <a:ext cx="4926256" cy="2048542"/>
                                </a:xfrm>
                                <a:prstGeom prst="rect">
                                  <a:avLst/>
                                </a:prstGeom>
                              </pic:spPr>
                            </pic:pic>
                          </a:graphicData>
                        </a:graphic>
                      </wp:inline>
                    </w:drawing>
                  </w:r>
                </w:p>
                <w:p w14:paraId="0E515A04" w14:textId="18385DC0" w:rsidR="00403E31" w:rsidRPr="00CD2A7A" w:rsidRDefault="00403E31" w:rsidP="00CD2A7A">
                  <w:pPr>
                    <w:pStyle w:val="Caption"/>
                    <w:jc w:val="center"/>
                    <w:rPr>
                      <w:lang w:val="en-US"/>
                    </w:rPr>
                  </w:pPr>
                  <w:bookmarkStart w:id="326" w:name="_Ref334518775"/>
                  <w:bookmarkStart w:id="327" w:name="_Toc336621353"/>
                  <w:bookmarkStart w:id="328" w:name="_Toc336960417"/>
                  <w:r w:rsidRPr="00CF3FB4">
                    <w:rPr>
                      <w:lang w:val="en-US"/>
                    </w:rPr>
                    <w:t xml:space="preserve">Figure </w:t>
                  </w:r>
                  <w:r>
                    <w:fldChar w:fldCharType="begin"/>
                  </w:r>
                  <w:r w:rsidRPr="00CF3FB4">
                    <w:rPr>
                      <w:lang w:val="en-US"/>
                    </w:rPr>
                    <w:instrText xml:space="preserve"> SEQ Figure \* ARABIC </w:instrText>
                  </w:r>
                  <w:r>
                    <w:fldChar w:fldCharType="separate"/>
                  </w:r>
                  <w:ins w:id="329" w:author="Holger Eichelberger" w:date="2025-03-06T11:34:00Z">
                    <w:r w:rsidR="00FA4685">
                      <w:rPr>
                        <w:noProof/>
                        <w:lang w:val="en-US"/>
                      </w:rPr>
                      <w:t>10</w:t>
                    </w:r>
                  </w:ins>
                  <w:del w:id="330" w:author="Holger Eichelberger" w:date="2025-03-06T11:22:00Z">
                    <w:r w:rsidR="004021C1" w:rsidDel="007B4999">
                      <w:rPr>
                        <w:noProof/>
                        <w:lang w:val="en-US"/>
                      </w:rPr>
                      <w:delText>11</w:delText>
                    </w:r>
                  </w:del>
                  <w:r>
                    <w:fldChar w:fldCharType="end"/>
                  </w:r>
                  <w:bookmarkEnd w:id="326"/>
                  <w:r w:rsidRPr="00CF3FB4">
                    <w:rPr>
                      <w:lang w:val="en-US"/>
                    </w:rPr>
                    <w:t xml:space="preserve">: </w:t>
                  </w:r>
                  <w:r>
                    <w:rPr>
                      <w:lang w:val="en-US"/>
                    </w:rPr>
                    <w:t>Running Example – The Variability Implementation (snippet)</w:t>
                  </w:r>
                  <w:r w:rsidRPr="00CF3FB4">
                    <w:rPr>
                      <w:lang w:val="en-US"/>
                    </w:rPr>
                    <w:t>.</w:t>
                  </w:r>
                  <w:bookmarkEnd w:id="327"/>
                  <w:bookmarkEnd w:id="328"/>
                </w:p>
              </w:txbxContent>
            </v:textbox>
            <w10:anchorlock/>
          </v:shape>
        </w:pict>
      </w:r>
    </w:p>
    <w:p w14:paraId="335BFAC3" w14:textId="3D7D04B5"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331" w:author="Holger Eichelberger" w:date="2025-03-06T11:34:00Z">
        <w:r w:rsidR="00FA4685" w:rsidRPr="00CF3FB4">
          <w:rPr>
            <w:lang w:val="en-US"/>
          </w:rPr>
          <w:t xml:space="preserve">Figure </w:t>
        </w:r>
        <w:r w:rsidR="00FA4685">
          <w:rPr>
            <w:noProof/>
            <w:lang w:val="en-US"/>
          </w:rPr>
          <w:t>11</w:t>
        </w:r>
        <w:r w:rsidR="00FA4685" w:rsidDel="007B4999">
          <w:rPr>
            <w:noProof/>
            <w:lang w:val="en-US"/>
          </w:rPr>
          <w:t>12</w:t>
        </w:r>
      </w:ins>
      <w:del w:id="332" w:author="Holger Eichelberger" w:date="2021-06-03T09:54:00Z">
        <w:r w:rsidR="00CC6546" w:rsidRPr="00CF3FB4" w:rsidDel="004A03A6">
          <w:rPr>
            <w:lang w:val="en-US"/>
          </w:rPr>
          <w:delText xml:space="preserve">Figure </w:delText>
        </w:r>
        <w:r w:rsidR="00CC6546" w:rsidDel="004A03A6">
          <w:rPr>
            <w:noProof/>
            <w:lang w:val="en-US"/>
          </w:rPr>
          <w:delText>12</w:delText>
        </w:r>
      </w:del>
      <w:r w:rsidR="003F42BA" w:rsidRPr="00B4304A">
        <w:rPr>
          <w:lang w:val="en-GB"/>
        </w:rPr>
        <w:fldChar w:fldCharType="end"/>
      </w:r>
      <w:r w:rsidR="005415DE" w:rsidRPr="00B4304A">
        <w:rPr>
          <w:lang w:val="en-GB"/>
        </w:rPr>
        <w:t xml:space="preserve"> shows the VIL build script of this example.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EA2D71"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403E31" w:rsidRDefault="00403E31"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4"/>
                                <a:stretch>
                                  <a:fillRect/>
                                </a:stretch>
                              </pic:blipFill>
                              <pic:spPr>
                                <a:xfrm>
                                  <a:off x="0" y="0"/>
                                  <a:ext cx="4011168" cy="1853184"/>
                                </a:xfrm>
                                <a:prstGeom prst="rect">
                                  <a:avLst/>
                                </a:prstGeom>
                              </pic:spPr>
                            </pic:pic>
                          </a:graphicData>
                        </a:graphic>
                      </wp:inline>
                    </w:drawing>
                  </w:r>
                </w:p>
                <w:p w14:paraId="5A99B3D7" w14:textId="02C7E6F5" w:rsidR="00403E31" w:rsidRPr="00CD2A7A" w:rsidRDefault="00403E31" w:rsidP="00D86F0E">
                  <w:pPr>
                    <w:pStyle w:val="Caption"/>
                    <w:jc w:val="center"/>
                    <w:rPr>
                      <w:lang w:val="en-US"/>
                    </w:rPr>
                  </w:pPr>
                  <w:bookmarkStart w:id="333" w:name="_Ref368580610"/>
                  <w:r w:rsidRPr="00CF3FB4">
                    <w:rPr>
                      <w:lang w:val="en-US"/>
                    </w:rPr>
                    <w:t xml:space="preserve">Figure </w:t>
                  </w:r>
                  <w:r>
                    <w:fldChar w:fldCharType="begin"/>
                  </w:r>
                  <w:r w:rsidRPr="00CF3FB4">
                    <w:rPr>
                      <w:lang w:val="en-US"/>
                    </w:rPr>
                    <w:instrText xml:space="preserve"> SEQ Figure \* ARABIC </w:instrText>
                  </w:r>
                  <w:r>
                    <w:fldChar w:fldCharType="separate"/>
                  </w:r>
                  <w:ins w:id="334" w:author="Holger Eichelberger" w:date="2025-03-06T11:34:00Z">
                    <w:r w:rsidR="00FA4685">
                      <w:rPr>
                        <w:noProof/>
                        <w:lang w:val="en-US"/>
                      </w:rPr>
                      <w:t>11</w:t>
                    </w:r>
                  </w:ins>
                  <w:del w:id="335" w:author="Holger Eichelberger" w:date="2025-03-06T11:22:00Z">
                    <w:r w:rsidR="004021C1" w:rsidDel="007B4999">
                      <w:rPr>
                        <w:noProof/>
                        <w:lang w:val="en-US"/>
                      </w:rPr>
                      <w:delText>12</w:delText>
                    </w:r>
                  </w:del>
                  <w:r>
                    <w:fldChar w:fldCharType="end"/>
                  </w:r>
                  <w:bookmarkEnd w:id="333"/>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336" w:name="_Ref338265627"/>
      <w:bookmarkStart w:id="337" w:name="_Toc425144879"/>
      <w:r w:rsidRPr="00B4304A">
        <w:rPr>
          <w:lang w:val="en-GB"/>
        </w:rPr>
        <w:t>Deriving a Domain-Specific Service Platform</w:t>
      </w:r>
      <w:bookmarkEnd w:id="336"/>
      <w:bookmarkEnd w:id="337"/>
    </w:p>
    <w:p w14:paraId="62EEE30E" w14:textId="765C5628"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 xml:space="preserve">application </w:t>
      </w:r>
      <w:r w:rsidR="00F6285D" w:rsidRPr="00B4304A">
        <w:rPr>
          <w:lang w:val="en-GB"/>
        </w:rPr>
        <w:lastRenderedPageBreak/>
        <w:t>engineer</w:t>
      </w:r>
      <w:r w:rsidRPr="00B4304A">
        <w:rPr>
          <w:lang w:val="en-GB"/>
        </w:rPr>
        <w:t xml:space="preserve"> and start with the derivation of a new product line member</w:t>
      </w:r>
      <w:r w:rsidRPr="00B4304A">
        <w:rPr>
          <w:rStyle w:val="FootnoteReference"/>
          <w:szCs w:val="20"/>
          <w:lang w:val="en-GB"/>
        </w:rPr>
        <w:footnoteReference w:id="11"/>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FA4685">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7FC27FB9"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Edit Productline</w:t>
      </w:r>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r w:rsidRPr="00B4304A">
        <w:rPr>
          <w:rFonts w:ascii="Courier New" w:hAnsi="Courier New" w:cs="Courier New"/>
          <w:lang w:val="en-GB"/>
        </w:rPr>
        <w:t>Audio_Sharing_App</w:t>
      </w:r>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111B">
        <w:rPr>
          <w:lang w:val="en-US"/>
        </w:rPr>
        <w:instrText xml:space="preserve"> REF _Ref334523660 \h  \* MERGEFORMAT </w:instrText>
      </w:r>
      <w:r w:rsidR="00091741">
        <w:fldChar w:fldCharType="separate"/>
      </w:r>
      <w:ins w:id="338" w:author="Holger Eichelberger" w:date="2025-03-06T11:34:00Z">
        <w:r w:rsidR="00FA4685" w:rsidRPr="00FA4685">
          <w:rPr>
            <w:lang w:val="en-GB"/>
            <w:rPrChange w:id="339" w:author="Holger Eichelberger" w:date="2025-03-06T11:34:00Z">
              <w:rPr>
                <w:lang w:val="en-US"/>
              </w:rPr>
            </w:rPrChange>
          </w:rPr>
          <w:t xml:space="preserve">Figure </w:t>
        </w:r>
        <w:r w:rsidR="00FA4685" w:rsidRPr="00FA4685">
          <w:rPr>
            <w:lang w:val="en-GB"/>
            <w:rPrChange w:id="340" w:author="Holger Eichelberger" w:date="2025-03-06T11:34:00Z">
              <w:rPr>
                <w:noProof/>
                <w:lang w:val="en-US"/>
              </w:rPr>
            </w:rPrChange>
          </w:rPr>
          <w:t>12</w:t>
        </w:r>
        <w:r w:rsidR="00FA4685" w:rsidRPr="00FA4685" w:rsidDel="007B4999">
          <w:rPr>
            <w:lang w:val="en-GB"/>
            <w:rPrChange w:id="341" w:author="Holger Eichelberger" w:date="2025-03-06T11:34:00Z">
              <w:rPr>
                <w:noProof/>
                <w:lang w:val="en-US"/>
              </w:rPr>
            </w:rPrChange>
          </w:rPr>
          <w:t>13</w:t>
        </w:r>
      </w:ins>
      <w:del w:id="342" w:author="Holger Eichelberger" w:date="2021-06-03T09:54:00Z">
        <w:r w:rsidR="00CC6546" w:rsidRPr="00C3111B" w:rsidDel="004A03A6">
          <w:rPr>
            <w:lang w:val="en-GB"/>
          </w:rPr>
          <w:delText>Figure 13</w:delText>
        </w:r>
      </w:del>
      <w:r w:rsidR="00091741">
        <w:fldChar w:fldCharType="end"/>
      </w:r>
      <w:r w:rsidRPr="00B4304A">
        <w:rPr>
          <w:lang w:val="en-GB"/>
        </w:rPr>
        <w:t>.</w:t>
      </w:r>
    </w:p>
    <w:p w14:paraId="112A09D5" w14:textId="77777777" w:rsidR="00FC3AFE" w:rsidRPr="00B4304A" w:rsidRDefault="00EA2D71"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403E31" w:rsidRDefault="00403E31"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5"/>
                                <a:stretch>
                                  <a:fillRect/>
                                </a:stretch>
                              </pic:blipFill>
                              <pic:spPr>
                                <a:xfrm>
                                  <a:off x="0" y="0"/>
                                  <a:ext cx="5090121" cy="2019540"/>
                                </a:xfrm>
                                <a:prstGeom prst="rect">
                                  <a:avLst/>
                                </a:prstGeom>
                              </pic:spPr>
                            </pic:pic>
                          </a:graphicData>
                        </a:graphic>
                      </wp:inline>
                    </w:drawing>
                  </w:r>
                </w:p>
                <w:p w14:paraId="1EB45051" w14:textId="5F03044F" w:rsidR="00403E31" w:rsidRPr="00C51AD3" w:rsidRDefault="00403E31" w:rsidP="00FC3AFE">
                  <w:pPr>
                    <w:pStyle w:val="Caption"/>
                    <w:jc w:val="center"/>
                    <w:rPr>
                      <w:lang w:val="en-US"/>
                    </w:rPr>
                  </w:pPr>
                  <w:bookmarkStart w:id="343" w:name="_Ref334523660"/>
                  <w:bookmarkStart w:id="344" w:name="_Toc336621356"/>
                  <w:bookmarkStart w:id="345" w:name="_Toc336960420"/>
                  <w:r w:rsidRPr="00CF3FB4">
                    <w:rPr>
                      <w:lang w:val="en-US"/>
                    </w:rPr>
                    <w:t xml:space="preserve">Figure </w:t>
                  </w:r>
                  <w:r>
                    <w:fldChar w:fldCharType="begin"/>
                  </w:r>
                  <w:r w:rsidRPr="00CF3FB4">
                    <w:rPr>
                      <w:lang w:val="en-US"/>
                    </w:rPr>
                    <w:instrText xml:space="preserve"> SEQ Figure \* ARABIC </w:instrText>
                  </w:r>
                  <w:r>
                    <w:fldChar w:fldCharType="separate"/>
                  </w:r>
                  <w:ins w:id="346" w:author="Holger Eichelberger" w:date="2025-03-06T11:34:00Z">
                    <w:r w:rsidR="00FA4685">
                      <w:rPr>
                        <w:noProof/>
                        <w:lang w:val="en-US"/>
                      </w:rPr>
                      <w:t>12</w:t>
                    </w:r>
                  </w:ins>
                  <w:del w:id="347" w:author="Holger Eichelberger" w:date="2025-03-06T11:22:00Z">
                    <w:r w:rsidR="004021C1" w:rsidDel="007B4999">
                      <w:rPr>
                        <w:noProof/>
                        <w:lang w:val="en-US"/>
                      </w:rPr>
                      <w:delText>13</w:delText>
                    </w:r>
                  </w:del>
                  <w:r>
                    <w:fldChar w:fldCharType="end"/>
                  </w:r>
                  <w:bookmarkEnd w:id="343"/>
                  <w:r w:rsidRPr="00CF3FB4">
                    <w:rPr>
                      <w:lang w:val="en-US"/>
                    </w:rPr>
                    <w:t xml:space="preserve">: </w:t>
                  </w:r>
                  <w:r>
                    <w:rPr>
                      <w:lang w:val="en-US"/>
                    </w:rPr>
                    <w:t>Running Example – The Product Derivation</w:t>
                  </w:r>
                  <w:r w:rsidRPr="00CF3FB4">
                    <w:rPr>
                      <w:lang w:val="en-US"/>
                    </w:rPr>
                    <w:t>.</w:t>
                  </w:r>
                  <w:bookmarkEnd w:id="344"/>
                  <w:bookmarkEnd w:id="345"/>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348" w:name="_Ref338319042"/>
      <w:bookmarkStart w:id="349" w:name="_Toc425144880"/>
      <w:r w:rsidRPr="00B4304A">
        <w:rPr>
          <w:lang w:val="en-GB"/>
        </w:rPr>
        <w:t>Configuration of a Domain-Specific Service Platform</w:t>
      </w:r>
      <w:bookmarkEnd w:id="348"/>
      <w:bookmarkEnd w:id="349"/>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1AFB6C05" w:rsidR="002B4DD2" w:rsidRPr="00B4304A" w:rsidRDefault="002B4DD2" w:rsidP="004C1D19">
      <w:pPr>
        <w:jc w:val="both"/>
        <w:rPr>
          <w:lang w:val="en-GB"/>
        </w:rPr>
      </w:pPr>
      <w:r w:rsidRPr="00B4304A">
        <w:rPr>
          <w:lang w:val="en-GB"/>
        </w:rPr>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w:t>
      </w:r>
      <w:r w:rsidRPr="00B4304A">
        <w:rPr>
          <w:lang w:val="en-GB"/>
        </w:rPr>
        <w:lastRenderedPageBreak/>
        <w:t xml:space="preserve">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FA4685">
        <w:rPr>
          <w:lang w:val="en-GB"/>
        </w:rPr>
        <w:t>5.2.2</w:t>
      </w:r>
      <w:r w:rsidR="003F42BA" w:rsidRPr="00B4304A">
        <w:rPr>
          <w:lang w:val="en-GB"/>
        </w:rPr>
        <w:fldChar w:fldCharType="end"/>
      </w:r>
      <w:r w:rsidRPr="00B4304A">
        <w:rPr>
          <w:lang w:val="en-GB"/>
        </w:rPr>
        <w:t xml:space="preserve">). </w:t>
      </w:r>
      <w:r w:rsidR="00091741">
        <w:fldChar w:fldCharType="begin"/>
      </w:r>
      <w:r w:rsidR="00091741" w:rsidRPr="00C3111B">
        <w:rPr>
          <w:lang w:val="en-US"/>
        </w:rPr>
        <w:instrText xml:space="preserve"> REF _Ref334533132 \h  \* MERGEFORMAT </w:instrText>
      </w:r>
      <w:r w:rsidR="00091741">
        <w:fldChar w:fldCharType="separate"/>
      </w:r>
      <w:ins w:id="350" w:author="Holger Eichelberger" w:date="2025-03-06T11:34:00Z">
        <w:r w:rsidR="00FA4685" w:rsidRPr="00FA4685">
          <w:rPr>
            <w:lang w:val="en-GB"/>
            <w:rPrChange w:id="351" w:author="Holger Eichelberger" w:date="2025-03-06T11:34:00Z">
              <w:rPr>
                <w:lang w:val="en-US"/>
              </w:rPr>
            </w:rPrChange>
          </w:rPr>
          <w:t xml:space="preserve">Figure </w:t>
        </w:r>
        <w:r w:rsidR="00FA4685" w:rsidRPr="00FA4685">
          <w:rPr>
            <w:lang w:val="en-GB"/>
            <w:rPrChange w:id="352" w:author="Holger Eichelberger" w:date="2025-03-06T11:34:00Z">
              <w:rPr>
                <w:noProof/>
                <w:lang w:val="en-US"/>
              </w:rPr>
            </w:rPrChange>
          </w:rPr>
          <w:t>13</w:t>
        </w:r>
        <w:r w:rsidR="00FA4685" w:rsidRPr="00FA4685" w:rsidDel="007B4999">
          <w:rPr>
            <w:lang w:val="en-GB"/>
            <w:rPrChange w:id="353" w:author="Holger Eichelberger" w:date="2025-03-06T11:34:00Z">
              <w:rPr>
                <w:noProof/>
                <w:lang w:val="en-US"/>
              </w:rPr>
            </w:rPrChange>
          </w:rPr>
          <w:t>14</w:t>
        </w:r>
      </w:ins>
      <w:del w:id="354" w:author="Holger Eichelberger" w:date="2021-06-03T09:54:00Z">
        <w:r w:rsidR="00CC6546" w:rsidRPr="00C3111B" w:rsidDel="004A03A6">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EA2D71"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403E31" w:rsidRPr="009E6D84" w:rsidRDefault="00403E31"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6"/>
                                <a:stretch>
                                  <a:fillRect/>
                                </a:stretch>
                              </pic:blipFill>
                              <pic:spPr>
                                <a:xfrm>
                                  <a:off x="0" y="0"/>
                                  <a:ext cx="4433618" cy="2343762"/>
                                </a:xfrm>
                                <a:prstGeom prst="rect">
                                  <a:avLst/>
                                </a:prstGeom>
                              </pic:spPr>
                            </pic:pic>
                          </a:graphicData>
                        </a:graphic>
                      </wp:inline>
                    </w:drawing>
                  </w:r>
                </w:p>
                <w:p w14:paraId="3643474F" w14:textId="5CD3B964" w:rsidR="00403E31" w:rsidRPr="00C51AD3" w:rsidRDefault="00403E31" w:rsidP="002B4DD2">
                  <w:pPr>
                    <w:pStyle w:val="Caption"/>
                    <w:jc w:val="center"/>
                    <w:rPr>
                      <w:lang w:val="en-US"/>
                    </w:rPr>
                  </w:pPr>
                  <w:bookmarkStart w:id="355" w:name="_Ref334533132"/>
                  <w:bookmarkStart w:id="356" w:name="_Toc336621357"/>
                  <w:bookmarkStart w:id="357" w:name="_Toc336960421"/>
                  <w:r w:rsidRPr="00CF3FB4">
                    <w:rPr>
                      <w:lang w:val="en-US"/>
                    </w:rPr>
                    <w:t xml:space="preserve">Figure </w:t>
                  </w:r>
                  <w:r>
                    <w:fldChar w:fldCharType="begin"/>
                  </w:r>
                  <w:r w:rsidRPr="00CF3FB4">
                    <w:rPr>
                      <w:lang w:val="en-US"/>
                    </w:rPr>
                    <w:instrText xml:space="preserve"> SEQ Figure \* ARABIC </w:instrText>
                  </w:r>
                  <w:r>
                    <w:fldChar w:fldCharType="separate"/>
                  </w:r>
                  <w:ins w:id="358" w:author="Holger Eichelberger" w:date="2025-03-06T11:34:00Z">
                    <w:r w:rsidR="00FA4685">
                      <w:rPr>
                        <w:noProof/>
                        <w:lang w:val="en-US"/>
                      </w:rPr>
                      <w:t>13</w:t>
                    </w:r>
                  </w:ins>
                  <w:del w:id="359" w:author="Holger Eichelberger" w:date="2025-03-06T11:22:00Z">
                    <w:r w:rsidR="004021C1" w:rsidDel="007B4999">
                      <w:rPr>
                        <w:noProof/>
                        <w:lang w:val="en-US"/>
                      </w:rPr>
                      <w:delText>14</w:delText>
                    </w:r>
                  </w:del>
                  <w:r>
                    <w:fldChar w:fldCharType="end"/>
                  </w:r>
                  <w:bookmarkEnd w:id="355"/>
                  <w:r w:rsidRPr="00CF3FB4">
                    <w:rPr>
                      <w:lang w:val="en-US"/>
                    </w:rPr>
                    <w:t xml:space="preserve">: </w:t>
                  </w:r>
                  <w:r>
                    <w:rPr>
                      <w:lang w:val="en-US"/>
                    </w:rPr>
                    <w:t>Running Example – The IVML Configuration Editor</w:t>
                  </w:r>
                  <w:r w:rsidRPr="00CF3FB4">
                    <w:rPr>
                      <w:lang w:val="en-US"/>
                    </w:rPr>
                    <w:t>.</w:t>
                  </w:r>
                  <w:bookmarkEnd w:id="356"/>
                  <w:bookmarkEnd w:id="357"/>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360" w:name="_Toc425144881"/>
      <w:r w:rsidRPr="00B4304A">
        <w:rPr>
          <w:lang w:val="en-GB"/>
        </w:rPr>
        <w:t>Instantiation of a Domain-Specific Service Platform</w:t>
      </w:r>
      <w:bookmarkEnd w:id="360"/>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246967FE" w:rsidR="00235627" w:rsidRPr="00B4304A" w:rsidRDefault="00336A5D" w:rsidP="00E259F8">
      <w:pPr>
        <w:jc w:val="both"/>
        <w:rPr>
          <w:lang w:val="en-GB"/>
        </w:rPr>
      </w:pPr>
      <w:r w:rsidRPr="00B4304A">
        <w:rPr>
          <w:lang w:val="en-GB"/>
        </w:rPr>
        <w:t xml:space="preserve">EASy-Producer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FA4685">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FA4685">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FA4685">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361" w:name="_Ref338255411"/>
      <w:bookmarkStart w:id="362" w:name="_Toc425144882"/>
      <w:r w:rsidRPr="00B4304A">
        <w:rPr>
          <w:lang w:val="en-GB"/>
        </w:rPr>
        <w:lastRenderedPageBreak/>
        <w:t>EASy-Producer in Detail</w:t>
      </w:r>
      <w:bookmarkEnd w:id="361"/>
      <w:bookmarkEnd w:id="362"/>
    </w:p>
    <w:p w14:paraId="0AE82418" w14:textId="71C9B59B"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r w:rsidR="00091741">
        <w:fldChar w:fldCharType="begin"/>
      </w:r>
      <w:r w:rsidR="00091741" w:rsidRPr="00C3111B">
        <w:rPr>
          <w:lang w:val="en-US"/>
        </w:rPr>
        <w:instrText xml:space="preserve"> REF _Ref368582383 \r \h  \* MERGEFORMAT </w:instrText>
      </w:r>
      <w:r w:rsidR="00091741">
        <w:fldChar w:fldCharType="separate"/>
      </w:r>
      <w:ins w:id="363" w:author="Holger Eichelberger" w:date="2025-03-06T11:34:00Z">
        <w:r w:rsidR="00FA4685" w:rsidRPr="00FA4685">
          <w:rPr>
            <w:lang w:val="en-GB"/>
            <w:rPrChange w:id="364" w:author="Holger Eichelberger" w:date="2025-03-06T11:34:00Z">
              <w:rPr>
                <w:lang w:val="en-US"/>
              </w:rPr>
            </w:rPrChange>
          </w:rPr>
          <w:t>5.1</w:t>
        </w:r>
      </w:ins>
      <w:del w:id="365" w:author="Holger Eichelberger" w:date="2021-06-03T09:54:00Z">
        <w:r w:rsidR="00CC6546" w:rsidRPr="00C3111B" w:rsidDel="004A03A6">
          <w:rPr>
            <w:lang w:val="en-GB"/>
          </w:rPr>
          <w:delText>5.1</w:delText>
        </w:r>
      </w:del>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111B">
        <w:rPr>
          <w:lang w:val="en-US"/>
        </w:rPr>
        <w:instrText xml:space="preserve"> REF _Ref368582397 \r \h  \* MERGEFORMAT </w:instrText>
      </w:r>
      <w:r w:rsidR="00091741">
        <w:fldChar w:fldCharType="separate"/>
      </w:r>
      <w:ins w:id="366" w:author="Holger Eichelberger" w:date="2025-03-06T11:34:00Z">
        <w:r w:rsidR="00FA4685" w:rsidRPr="00FA4685">
          <w:rPr>
            <w:lang w:val="en-GB"/>
            <w:rPrChange w:id="367" w:author="Holger Eichelberger" w:date="2025-03-06T11:34:00Z">
              <w:rPr>
                <w:lang w:val="en-US"/>
              </w:rPr>
            </w:rPrChange>
          </w:rPr>
          <w:t>5.2</w:t>
        </w:r>
      </w:ins>
      <w:del w:id="368" w:author="Holger Eichelberger" w:date="2021-06-03T09:54:00Z">
        <w:r w:rsidR="00CC6546" w:rsidRPr="00C3111B" w:rsidDel="004A03A6">
          <w:rPr>
            <w:lang w:val="en-GB"/>
          </w:rPr>
          <w:delText>5.2</w:delText>
        </w:r>
      </w:del>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369" w:name="_Ref368582383"/>
      <w:bookmarkStart w:id="370" w:name="_Toc425144883"/>
      <w:r w:rsidRPr="00B4304A">
        <w:rPr>
          <w:lang w:val="en-GB"/>
        </w:rPr>
        <w:t>The Product Line Project Structure</w:t>
      </w:r>
      <w:bookmarkEnd w:id="369"/>
      <w:bookmarkEnd w:id="370"/>
    </w:p>
    <w:p w14:paraId="2C9CE331" w14:textId="77777777"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8855D6"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7"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8855D6"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8855D6"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8855D6"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14:paraId="3E42E77C" w14:textId="77777777" w:rsidR="004B688F" w:rsidRPr="00B4304A" w:rsidRDefault="004B688F" w:rsidP="005760D9">
      <w:pPr>
        <w:pStyle w:val="Heading2"/>
        <w:jc w:val="both"/>
        <w:rPr>
          <w:lang w:val="en-GB"/>
        </w:rPr>
      </w:pPr>
      <w:bookmarkStart w:id="371" w:name="_Ref368582397"/>
      <w:bookmarkStart w:id="372" w:name="_Toc425144884"/>
      <w:r w:rsidRPr="00B4304A">
        <w:rPr>
          <w:lang w:val="en-GB"/>
        </w:rPr>
        <w:t>The Product Line Editor</w:t>
      </w:r>
      <w:bookmarkEnd w:id="371"/>
      <w:bookmarkEnd w:id="372"/>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373" w:name="_Toc425144885"/>
      <w:r w:rsidRPr="00B4304A">
        <w:rPr>
          <w:lang w:val="en-GB"/>
        </w:rPr>
        <w:lastRenderedPageBreak/>
        <w:t>The Project Configuration Editor</w:t>
      </w:r>
      <w:bookmarkEnd w:id="373"/>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EA2D71"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403E31" w:rsidRPr="009E6D84" w:rsidRDefault="00403E31"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1"/>
                                <a:stretch>
                                  <a:fillRect/>
                                </a:stretch>
                              </pic:blipFill>
                              <pic:spPr>
                                <a:xfrm>
                                  <a:off x="0" y="0"/>
                                  <a:ext cx="5143500" cy="2293620"/>
                                </a:xfrm>
                                <a:prstGeom prst="rect">
                                  <a:avLst/>
                                </a:prstGeom>
                              </pic:spPr>
                            </pic:pic>
                          </a:graphicData>
                        </a:graphic>
                      </wp:inline>
                    </w:drawing>
                  </w:r>
                </w:p>
                <w:p w14:paraId="282BC57E" w14:textId="03DB670A" w:rsidR="00403E31" w:rsidRPr="00C51AD3" w:rsidRDefault="00403E31" w:rsidP="003F5D4D">
                  <w:pPr>
                    <w:pStyle w:val="Caption"/>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ins w:id="374" w:author="Holger Eichelberger" w:date="2025-03-06T11:34:00Z">
                    <w:r w:rsidR="00FA4685">
                      <w:rPr>
                        <w:noProof/>
                        <w:lang w:val="en-US"/>
                      </w:rPr>
                      <w:t>14</w:t>
                    </w:r>
                  </w:ins>
                  <w:del w:id="375" w:author="Holger Eichelberger" w:date="2025-03-06T11:22:00Z">
                    <w:r w:rsidR="004021C1" w:rsidDel="007B4999">
                      <w:rPr>
                        <w:noProof/>
                        <w:lang w:val="en-US"/>
                      </w:rPr>
                      <w:delText>15</w:delText>
                    </w:r>
                  </w:del>
                  <w:r>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8855D6"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r w:rsidR="009822B4">
              <w:rPr>
                <w:lang w:val="en-GB"/>
              </w:rPr>
              <w:t xml:space="preserve">actual </w:t>
            </w:r>
            <w:r w:rsidRPr="00B4304A">
              <w:rPr>
                <w:lang w:val="en-GB"/>
              </w:rPr>
              <w:t>reasoner</w:t>
            </w:r>
            <w:r w:rsidR="001B1788">
              <w:rPr>
                <w:rStyle w:val="FootnoteReference"/>
                <w:lang w:val="en-GB"/>
              </w:rPr>
              <w:footnoteReference w:id="12"/>
            </w:r>
            <w:r w:rsidRPr="00B4304A">
              <w:rPr>
                <w:lang w:val="en-GB"/>
              </w:rPr>
              <w:t>.</w:t>
            </w:r>
          </w:p>
          <w:p w14:paraId="4390E707" w14:textId="77777777" w:rsidR="00FA715B" w:rsidRPr="00B4304A" w:rsidRDefault="00FA715B" w:rsidP="005760D9">
            <w:pPr>
              <w:jc w:val="both"/>
              <w:rPr>
                <w:lang w:val="en-GB"/>
              </w:rPr>
            </w:pPr>
          </w:p>
        </w:tc>
      </w:tr>
      <w:tr w:rsidR="009270B4" w:rsidRPr="008855D6"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8855D6"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23AF304E"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FA4685">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8855D6"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8855D6"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r w:rsidR="009822B4">
              <w:rPr>
                <w:lang w:val="en-GB"/>
              </w:rPr>
              <w:t xml:space="preserve">actual </w:t>
            </w:r>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8855D6"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376" w:name="_Ref368643121"/>
      <w:bookmarkStart w:id="377" w:name="_Ref368643128"/>
      <w:bookmarkStart w:id="378" w:name="_Toc425144886"/>
      <w:r w:rsidRPr="00B4304A">
        <w:rPr>
          <w:lang w:val="en-GB"/>
        </w:rPr>
        <w:t xml:space="preserve">The IVML </w:t>
      </w:r>
      <w:r w:rsidR="000B641B" w:rsidRPr="00B4304A">
        <w:rPr>
          <w:lang w:val="en-GB"/>
        </w:rPr>
        <w:t xml:space="preserve">Configuration </w:t>
      </w:r>
      <w:r w:rsidRPr="00B4304A">
        <w:rPr>
          <w:lang w:val="en-GB"/>
        </w:rPr>
        <w:t>Editor</w:t>
      </w:r>
      <w:bookmarkEnd w:id="376"/>
      <w:bookmarkEnd w:id="377"/>
      <w:bookmarkEnd w:id="378"/>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EA2D71"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403E31" w:rsidRPr="009E6D84" w:rsidRDefault="00403E31"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3512820"/>
                                </a:xfrm>
                                <a:prstGeom prst="rect">
                                  <a:avLst/>
                                </a:prstGeom>
                              </pic:spPr>
                            </pic:pic>
                          </a:graphicData>
                        </a:graphic>
                      </wp:inline>
                    </w:drawing>
                  </w:r>
                </w:p>
                <w:p w14:paraId="07E7346D" w14:textId="03399768" w:rsidR="00403E31" w:rsidRPr="00C51AD3" w:rsidRDefault="00403E31" w:rsidP="003F5D4D">
                  <w:pPr>
                    <w:pStyle w:val="Caption"/>
                    <w:jc w:val="center"/>
                    <w:rPr>
                      <w:lang w:val="en-US"/>
                    </w:rPr>
                  </w:pPr>
                  <w:bookmarkStart w:id="379" w:name="_Ref392847078"/>
                  <w:r w:rsidRPr="00CF3FB4">
                    <w:rPr>
                      <w:lang w:val="en-US"/>
                    </w:rPr>
                    <w:t xml:space="preserve">Figure </w:t>
                  </w:r>
                  <w:r>
                    <w:fldChar w:fldCharType="begin"/>
                  </w:r>
                  <w:r w:rsidRPr="00CF3FB4">
                    <w:rPr>
                      <w:lang w:val="en-US"/>
                    </w:rPr>
                    <w:instrText xml:space="preserve"> SEQ Figure \* ARABIC </w:instrText>
                  </w:r>
                  <w:r>
                    <w:fldChar w:fldCharType="separate"/>
                  </w:r>
                  <w:ins w:id="380" w:author="Holger Eichelberger" w:date="2025-03-06T11:34:00Z">
                    <w:r w:rsidR="00FA4685">
                      <w:rPr>
                        <w:noProof/>
                        <w:lang w:val="en-US"/>
                      </w:rPr>
                      <w:t>15</w:t>
                    </w:r>
                  </w:ins>
                  <w:del w:id="381" w:author="Holger Eichelberger" w:date="2025-03-06T11:22:00Z">
                    <w:r w:rsidR="004021C1" w:rsidDel="007B4999">
                      <w:rPr>
                        <w:noProof/>
                        <w:lang w:val="en-US"/>
                      </w:rPr>
                      <w:delText>16</w:delText>
                    </w:r>
                  </w:del>
                  <w:r>
                    <w:fldChar w:fldCharType="end"/>
                  </w:r>
                  <w:bookmarkEnd w:id="379"/>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8855D6"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r w:rsidR="009822B4">
              <w:rPr>
                <w:lang w:val="en-GB"/>
              </w:rPr>
              <w:t xml:space="preserve">actual </w:t>
            </w:r>
            <w:r w:rsidRPr="00B4304A">
              <w:rPr>
                <w:lang w:val="en-GB"/>
              </w:rPr>
              <w:t>reasoner.</w:t>
            </w:r>
          </w:p>
          <w:p w14:paraId="0849F079" w14:textId="77777777" w:rsidR="00347AB6" w:rsidRPr="00B4304A" w:rsidRDefault="00347AB6" w:rsidP="00BA07E0">
            <w:pPr>
              <w:jc w:val="both"/>
              <w:rPr>
                <w:lang w:val="en-GB"/>
              </w:rPr>
            </w:pPr>
          </w:p>
        </w:tc>
      </w:tr>
      <w:tr w:rsidR="00347AB6" w:rsidRPr="008855D6"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8855D6"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8855D6"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41261127"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FA4685">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8855D6"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8855D6"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8855D6"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8855D6"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25279EC2"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FA4685">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8855D6"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8855D6"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8855D6"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8855D6"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8855D6"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8855D6"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7C84E87B"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FA4685">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382" w:name="_Ref424633909"/>
      <w:bookmarkStart w:id="383" w:name="_Toc425144887"/>
      <w:r w:rsidRPr="00B4304A">
        <w:rPr>
          <w:lang w:val="en-GB"/>
        </w:rPr>
        <w:lastRenderedPageBreak/>
        <w:t>Examples</w:t>
      </w:r>
      <w:bookmarkEnd w:id="382"/>
      <w:bookmarkEnd w:id="383"/>
    </w:p>
    <w:p w14:paraId="294FD3AE" w14:textId="17EC9E1E"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FA4685">
        <w:rPr>
          <w:lang w:val="en-GB"/>
        </w:rPr>
        <w:t>3.2</w:t>
      </w:r>
      <w:r w:rsidR="003F42BA">
        <w:rPr>
          <w:lang w:val="en-GB"/>
        </w:rPr>
        <w:fldChar w:fldCharType="end"/>
      </w:r>
      <w:r w:rsidR="00241015">
        <w:rPr>
          <w:lang w:val="en-GB"/>
        </w:rPr>
        <w:t>.</w:t>
      </w:r>
    </w:p>
    <w:p w14:paraId="76787C98" w14:textId="590F0E3A"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FA4685">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384" w:name="_Toc425144888"/>
      <w:r w:rsidRPr="00B4304A">
        <w:rPr>
          <w:lang w:val="en-GB"/>
        </w:rPr>
        <w:t>I</w:t>
      </w:r>
      <w:r w:rsidR="00241015">
        <w:rPr>
          <w:lang w:val="en-GB"/>
        </w:rPr>
        <w:t xml:space="preserve">mporting </w:t>
      </w:r>
      <w:r w:rsidRPr="00B4304A">
        <w:rPr>
          <w:lang w:val="en-GB"/>
        </w:rPr>
        <w:t>the Examples</w:t>
      </w:r>
      <w:bookmarkEnd w:id="384"/>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2D1C704D" w:rsidR="00D721AA" w:rsidRPr="00B4304A" w:rsidRDefault="00D721AA" w:rsidP="00D721AA">
      <w:pPr>
        <w:pStyle w:val="Caption"/>
        <w:jc w:val="center"/>
        <w:rPr>
          <w:lang w:val="en-GB"/>
        </w:rPr>
      </w:pPr>
      <w:bookmarkStart w:id="385"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386" w:author="Holger Eichelberger" w:date="2025-03-06T11:34:00Z">
        <w:r w:rsidR="00FA4685">
          <w:rPr>
            <w:noProof/>
            <w:lang w:val="en-GB"/>
          </w:rPr>
          <w:t>16</w:t>
        </w:r>
      </w:ins>
      <w:del w:id="387" w:author="Holger Eichelberger" w:date="2025-03-06T11:22:00Z">
        <w:r w:rsidR="004021C1" w:rsidDel="007B4999">
          <w:rPr>
            <w:noProof/>
            <w:lang w:val="en-GB"/>
          </w:rPr>
          <w:delText>17</w:delText>
        </w:r>
      </w:del>
      <w:r w:rsidR="003F42BA" w:rsidRPr="00B4304A">
        <w:rPr>
          <w:lang w:val="en-GB"/>
        </w:rPr>
        <w:fldChar w:fldCharType="end"/>
      </w:r>
      <w:bookmarkEnd w:id="385"/>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2678E91B"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388" w:author="Holger Eichelberger" w:date="2025-03-06T11:34:00Z">
        <w:r w:rsidR="00FA4685" w:rsidRPr="00B4304A">
          <w:rPr>
            <w:lang w:val="en-GB"/>
          </w:rPr>
          <w:t xml:space="preserve">Figure </w:t>
        </w:r>
        <w:r w:rsidR="00FA4685">
          <w:rPr>
            <w:noProof/>
            <w:lang w:val="en-GB"/>
          </w:rPr>
          <w:t>16</w:t>
        </w:r>
        <w:r w:rsidR="00FA4685" w:rsidDel="007B4999">
          <w:rPr>
            <w:noProof/>
            <w:lang w:val="en-GB"/>
          </w:rPr>
          <w:t>17</w:t>
        </w:r>
      </w:ins>
      <w:del w:id="389" w:author="Holger Eichelberger" w:date="2021-06-03T09:54:00Z">
        <w:r w:rsidR="00CC6546" w:rsidRPr="00B4304A" w:rsidDel="004A03A6">
          <w:rPr>
            <w:lang w:val="en-GB"/>
          </w:rPr>
          <w:delText xml:space="preserve">Figure </w:delText>
        </w:r>
        <w:r w:rsidR="00CC6546" w:rsidDel="004A03A6">
          <w:rPr>
            <w:noProof/>
            <w:lang w:val="en-GB"/>
          </w:rPr>
          <w:delText>17</w:delText>
        </w:r>
      </w:del>
      <w:r w:rsidR="003F42BA"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390" w:author="Holger Eichelberger" w:date="2025-03-06T11:34:00Z">
        <w:r w:rsidR="00FA4685" w:rsidRPr="00B4304A">
          <w:rPr>
            <w:lang w:val="en-GB"/>
          </w:rPr>
          <w:t xml:space="preserve">Figure </w:t>
        </w:r>
        <w:r w:rsidR="00FA4685">
          <w:rPr>
            <w:noProof/>
            <w:lang w:val="en-GB"/>
          </w:rPr>
          <w:t>17</w:t>
        </w:r>
        <w:r w:rsidR="00FA4685" w:rsidDel="007B4999">
          <w:rPr>
            <w:noProof/>
            <w:lang w:val="en-GB"/>
          </w:rPr>
          <w:t>18</w:t>
        </w:r>
      </w:ins>
      <w:del w:id="391" w:author="Holger Eichelberger" w:date="2021-06-03T09:54:00Z">
        <w:r w:rsidR="00CC6546" w:rsidRPr="00B4304A" w:rsidDel="004A03A6">
          <w:rPr>
            <w:lang w:val="en-GB"/>
          </w:rPr>
          <w:delText xml:space="preserve">Figure </w:delText>
        </w:r>
        <w:r w:rsidR="00CC6546" w:rsidDel="004A03A6">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4BED2A6B" w:rsidR="00D721AA" w:rsidRPr="00B4304A" w:rsidRDefault="00D721AA" w:rsidP="00D721AA">
      <w:pPr>
        <w:pStyle w:val="Caption"/>
        <w:jc w:val="center"/>
        <w:rPr>
          <w:lang w:val="en-GB"/>
        </w:rPr>
      </w:pPr>
      <w:bookmarkStart w:id="392"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393" w:author="Holger Eichelberger" w:date="2025-03-06T11:34:00Z">
        <w:r w:rsidR="00FA4685">
          <w:rPr>
            <w:noProof/>
            <w:lang w:val="en-GB"/>
          </w:rPr>
          <w:t>17</w:t>
        </w:r>
      </w:ins>
      <w:del w:id="394" w:author="Holger Eichelberger" w:date="2025-03-06T11:22:00Z">
        <w:r w:rsidR="004021C1" w:rsidDel="007B4999">
          <w:rPr>
            <w:noProof/>
            <w:lang w:val="en-GB"/>
          </w:rPr>
          <w:delText>18</w:delText>
        </w:r>
      </w:del>
      <w:r w:rsidR="003F42BA" w:rsidRPr="00B4304A">
        <w:rPr>
          <w:lang w:val="en-GB"/>
        </w:rPr>
        <w:fldChar w:fldCharType="end"/>
      </w:r>
      <w:bookmarkEnd w:id="392"/>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553075" cy="4733925"/>
                    </a:xfrm>
                    <a:prstGeom prst="rect">
                      <a:avLst/>
                    </a:prstGeom>
                  </pic:spPr>
                </pic:pic>
              </a:graphicData>
            </a:graphic>
          </wp:inline>
        </w:drawing>
      </w:r>
    </w:p>
    <w:p w14:paraId="67752AB6" w14:textId="3EE34E14"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395" w:author="Holger Eichelberger" w:date="2025-03-06T11:34:00Z">
        <w:r w:rsidR="00FA4685">
          <w:rPr>
            <w:noProof/>
            <w:lang w:val="en-GB"/>
          </w:rPr>
          <w:t>18</w:t>
        </w:r>
      </w:ins>
      <w:del w:id="396" w:author="Holger Eichelberger" w:date="2025-03-06T11:22:00Z">
        <w:r w:rsidR="004021C1" w:rsidDel="007B4999">
          <w:rPr>
            <w:noProof/>
            <w:lang w:val="en-GB"/>
          </w:rPr>
          <w:delText>19</w:delText>
        </w:r>
      </w:del>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397" w:name="_Toc425144889"/>
      <w:bookmarkStart w:id="398" w:name="_Ref425920770"/>
      <w:r w:rsidRPr="00B4304A">
        <w:rPr>
          <w:lang w:val="en-GB"/>
        </w:rPr>
        <w:t>Running the Examples</w:t>
      </w:r>
      <w:bookmarkEnd w:id="397"/>
      <w:bookmarkEnd w:id="398"/>
    </w:p>
    <w:p w14:paraId="21A61F42" w14:textId="77777777" w:rsidR="00057BFF" w:rsidRDefault="00057BFF" w:rsidP="00131067">
      <w:pPr>
        <w:pStyle w:val="Heading3"/>
        <w:rPr>
          <w:lang w:val="en-GB"/>
        </w:rPr>
      </w:pPr>
      <w:bookmarkStart w:id="399" w:name="_Toc425144890"/>
      <w:r w:rsidRPr="00B4304A">
        <w:rPr>
          <w:lang w:val="en-GB"/>
        </w:rPr>
        <w:t>EASyDemoCommands</w:t>
      </w:r>
      <w:bookmarkEnd w:id="399"/>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01965CE4"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111B">
        <w:rPr>
          <w:lang w:val="en-US"/>
        </w:rPr>
        <w:instrText xml:space="preserve"> REF _Ref425142588 \h  \* MERGEFORMAT </w:instrText>
      </w:r>
      <w:r w:rsidR="00091741">
        <w:fldChar w:fldCharType="separate"/>
      </w:r>
      <w:ins w:id="400" w:author="Holger Eichelberger" w:date="2025-03-06T11:34:00Z">
        <w:r w:rsidR="00FA4685" w:rsidRPr="00672926">
          <w:rPr>
            <w:lang w:val="en-GB"/>
          </w:rPr>
          <w:t xml:space="preserve">Figure </w:t>
        </w:r>
        <w:r w:rsidR="00FA4685">
          <w:rPr>
            <w:noProof/>
            <w:lang w:val="en-GB"/>
          </w:rPr>
          <w:t>19</w:t>
        </w:r>
        <w:r w:rsidR="00FA4685" w:rsidDel="007B4999">
          <w:rPr>
            <w:noProof/>
            <w:lang w:val="en-GB"/>
          </w:rPr>
          <w:t>20</w:t>
        </w:r>
      </w:ins>
      <w:del w:id="401" w:author="Holger Eichelberger" w:date="2021-06-03T09:54:00Z">
        <w:r w:rsidR="00CC6546" w:rsidRPr="00672926" w:rsidDel="004A03A6">
          <w:rPr>
            <w:lang w:val="en-GB"/>
          </w:rPr>
          <w:delText xml:space="preserve">Figure </w:delText>
        </w:r>
        <w:r w:rsidR="00CC6546" w:rsidDel="004A03A6">
          <w:rPr>
            <w:noProof/>
            <w:lang w:val="en-GB"/>
          </w:rPr>
          <w:delText>20</w:delText>
        </w:r>
      </w:del>
      <w:r w:rsidR="00091741">
        <w:fldChar w:fldCharType="end"/>
      </w:r>
      <w:r>
        <w:rPr>
          <w:lang w:val="en-GB"/>
        </w:rPr>
        <w:t>).</w:t>
      </w:r>
    </w:p>
    <w:p w14:paraId="519660FE" w14:textId="77777777" w:rsidR="00672926" w:rsidRDefault="00EA2D71"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1FDEB8AE" w:rsidR="00672926" w:rsidRPr="00672926" w:rsidRDefault="00672926" w:rsidP="00672926">
      <w:pPr>
        <w:pStyle w:val="Caption"/>
        <w:jc w:val="center"/>
        <w:rPr>
          <w:lang w:val="en-GB"/>
        </w:rPr>
      </w:pPr>
      <w:bookmarkStart w:id="402"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ins w:id="403" w:author="Holger Eichelberger" w:date="2025-03-06T11:34:00Z">
        <w:r w:rsidR="00FA4685">
          <w:rPr>
            <w:noProof/>
            <w:lang w:val="en-GB"/>
          </w:rPr>
          <w:t>19</w:t>
        </w:r>
      </w:ins>
      <w:del w:id="404" w:author="Holger Eichelberger" w:date="2025-03-06T11:22:00Z">
        <w:r w:rsidR="004021C1" w:rsidDel="007B4999">
          <w:rPr>
            <w:noProof/>
            <w:lang w:val="en-GB"/>
          </w:rPr>
          <w:delText>20</w:delText>
        </w:r>
      </w:del>
      <w:r w:rsidR="003F42BA">
        <w:fldChar w:fldCharType="end"/>
      </w:r>
      <w:bookmarkEnd w:id="402"/>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EA2D71"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244CA20C"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ins w:id="405" w:author="Holger Eichelberger" w:date="2025-03-06T11:34:00Z">
        <w:r w:rsidR="00FA4685">
          <w:rPr>
            <w:noProof/>
            <w:lang w:val="en-GB"/>
          </w:rPr>
          <w:t>20</w:t>
        </w:r>
      </w:ins>
      <w:del w:id="406" w:author="Holger Eichelberger" w:date="2025-03-06T11:22:00Z">
        <w:r w:rsidR="004021C1" w:rsidDel="007B4999">
          <w:rPr>
            <w:noProof/>
            <w:lang w:val="en-GB"/>
          </w:rPr>
          <w:delText>21</w:delText>
        </w:r>
      </w:del>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r w:rsidRPr="004444BA">
        <w:rPr>
          <w:lang w:val="en-GB"/>
        </w:rPr>
        <w:t>EASyDemoCommandsPlatform</w:t>
      </w:r>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r w:rsidRPr="004444BA">
        <w:rPr>
          <w:lang w:val="en-GB"/>
        </w:rPr>
        <w:t>EASyDemoCommandsConstants</w:t>
      </w:r>
    </w:p>
    <w:p w14:paraId="74C2943F" w14:textId="23BC24DB" w:rsidR="004444BA" w:rsidRDefault="00EA2D71"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14:paraId="044D935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14:paraId="2F1A7D1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14:paraId="263DF1AA"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
                <w:p w14:paraId="00E3454D" w14:textId="77777777" w:rsidR="00403E31" w:rsidRPr="002C1971" w:rsidRDefault="00403E31" w:rsidP="00C51A99">
                  <w:pPr>
                    <w:pStyle w:val="Heading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51F77513" w:rsidR="00403E31" w:rsidRPr="001D5D8F" w:rsidRDefault="00403E31" w:rsidP="00C51A99">
                  <w:pPr>
                    <w:pStyle w:val="Caption"/>
                    <w:jc w:val="center"/>
                    <w:rPr>
                      <w:lang w:val="en-GB"/>
                    </w:rPr>
                  </w:pPr>
                  <w:bookmarkStart w:id="407" w:name="_Ref425144186"/>
                  <w:r w:rsidRPr="001D5D8F">
                    <w:rPr>
                      <w:lang w:val="en-GB"/>
                    </w:rPr>
                    <w:t xml:space="preserve">Figure </w:t>
                  </w:r>
                  <w:r>
                    <w:fldChar w:fldCharType="begin"/>
                  </w:r>
                  <w:r w:rsidRPr="001D5D8F">
                    <w:rPr>
                      <w:lang w:val="en-GB"/>
                    </w:rPr>
                    <w:instrText xml:space="preserve"> SEQ Figure \* ARABIC </w:instrText>
                  </w:r>
                  <w:r>
                    <w:fldChar w:fldCharType="separate"/>
                  </w:r>
                  <w:ins w:id="408" w:author="Holger Eichelberger" w:date="2025-03-06T11:34:00Z">
                    <w:r w:rsidR="00FA4685">
                      <w:rPr>
                        <w:noProof/>
                        <w:lang w:val="en-GB"/>
                      </w:rPr>
                      <w:t>21</w:t>
                    </w:r>
                  </w:ins>
                  <w:del w:id="409" w:author="Holger Eichelberger" w:date="2025-03-06T11:22:00Z">
                    <w:r w:rsidR="004021C1" w:rsidDel="007B4999">
                      <w:rPr>
                        <w:noProof/>
                        <w:lang w:val="en-GB"/>
                      </w:rPr>
                      <w:delText>22</w:delText>
                    </w:r>
                  </w:del>
                  <w:r>
                    <w:fldChar w:fldCharType="end"/>
                  </w:r>
                  <w:bookmarkEnd w:id="407"/>
                  <w:r w:rsidRPr="001D5D8F">
                    <w:rPr>
                      <w:lang w:val="en-GB"/>
                    </w:rPr>
                    <w:t xml:space="preserve">: </w:t>
                  </w:r>
                  <w:r>
                    <w:rPr>
                      <w:lang w:val="en-GB"/>
                    </w:rPr>
                    <w:t>VIL code snippet EASyDemoCommandsConstants.</w:t>
                  </w:r>
                </w:p>
                <w:p w14:paraId="047616C8" w14:textId="77777777" w:rsidR="00403E31" w:rsidRPr="00C51A99" w:rsidRDefault="00403E31" w:rsidP="00C51A99">
                  <w:pPr>
                    <w:rPr>
                      <w:lang w:val="en-GB"/>
                    </w:rPr>
                  </w:pPr>
                </w:p>
                <w:p w14:paraId="4154A0F4" w14:textId="77777777" w:rsidR="00403E31" w:rsidRPr="00C51A99" w:rsidRDefault="00403E31">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111B">
        <w:rPr>
          <w:lang w:val="en-US"/>
        </w:rPr>
        <w:instrText xml:space="preserve"> REF _Ref425144186 \h  \* MERGEFORMAT </w:instrText>
      </w:r>
      <w:r w:rsidR="00091741">
        <w:fldChar w:fldCharType="separate"/>
      </w:r>
      <w:ins w:id="410" w:author="Holger Eichelberger" w:date="2025-03-06T11:34:00Z">
        <w:r w:rsidR="00FA4685" w:rsidRPr="001D5D8F">
          <w:rPr>
            <w:lang w:val="en-GB"/>
          </w:rPr>
          <w:t xml:space="preserve">Figure </w:t>
        </w:r>
        <w:r w:rsidR="00FA4685">
          <w:rPr>
            <w:noProof/>
            <w:lang w:val="en-GB"/>
          </w:rPr>
          <w:t>21</w:t>
        </w:r>
        <w:r w:rsidR="00FA4685" w:rsidDel="007B4999">
          <w:rPr>
            <w:noProof/>
            <w:lang w:val="en-GB"/>
          </w:rPr>
          <w:t>22</w:t>
        </w:r>
      </w:ins>
      <w:del w:id="411" w:author="Holger Eichelberger" w:date="2021-06-03T09:54:00Z">
        <w:r w:rsidR="00CC6546" w:rsidRPr="001D5D8F" w:rsidDel="004A03A6">
          <w:rPr>
            <w:lang w:val="en-GB"/>
          </w:rPr>
          <w:delText xml:space="preserve">Figure </w:delText>
        </w:r>
        <w:r w:rsidR="00CC6546" w:rsidDel="004A03A6">
          <w:rPr>
            <w:noProof/>
            <w:lang w:val="en-GB"/>
          </w:rPr>
          <w:delText>22</w:delText>
        </w:r>
      </w:del>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r w:rsidRPr="004444BA">
        <w:rPr>
          <w:lang w:val="en-GB"/>
        </w:rPr>
        <w:t>EASyDemoCommandsFile</w:t>
      </w:r>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r w:rsidRPr="004444BA">
        <w:rPr>
          <w:lang w:val="en-GB"/>
        </w:rPr>
        <w:t>EASyDemoCommandsGen</w:t>
      </w:r>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r w:rsidRPr="004444BA">
        <w:rPr>
          <w:lang w:val="en-GB"/>
        </w:rPr>
        <w:t>EASyDemoCommandsGenStatic</w:t>
      </w:r>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r w:rsidRPr="004444BA">
        <w:rPr>
          <w:lang w:val="en-GB"/>
        </w:rPr>
        <w:lastRenderedPageBreak/>
        <w:t>EASyDemoCommandsVelocity</w:t>
      </w:r>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3"/>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412" w:name="_Toc425144891"/>
      <w:r w:rsidRPr="00B4304A">
        <w:rPr>
          <w:lang w:val="en-GB"/>
        </w:rPr>
        <w:t>EASyDemoTree</w:t>
      </w:r>
      <w:bookmarkEnd w:id="412"/>
    </w:p>
    <w:p w14:paraId="693E16B8" w14:textId="77777777" w:rsidR="00131067" w:rsidRPr="00B4304A" w:rsidRDefault="00131067" w:rsidP="00131067">
      <w:pPr>
        <w:pStyle w:val="Heading3"/>
        <w:rPr>
          <w:lang w:val="en-GB"/>
        </w:rPr>
      </w:pPr>
      <w:bookmarkStart w:id="413" w:name="_Toc425144892"/>
      <w:r w:rsidRPr="00B4304A">
        <w:rPr>
          <w:lang w:val="en-GB"/>
        </w:rPr>
        <w:t>HelloWorld</w:t>
      </w:r>
      <w:bookmarkEnd w:id="413"/>
    </w:p>
    <w:p w14:paraId="0DFA8FDA" w14:textId="77777777"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VTL to generate code out from a template file. After instantiation, a new </w:t>
      </w:r>
      <w:r w:rsidR="005268DB" w:rsidRPr="00B4304A">
        <w:rPr>
          <w:lang w:val="en-GB"/>
        </w:rPr>
        <w:t>Java source file will be generated to “src”.</w:t>
      </w:r>
    </w:p>
    <w:p w14:paraId="45826D97"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“src”, which will also be compiled to bin and stored inside the newly generated “Hello.jar” file.</w:t>
      </w:r>
    </w:p>
    <w:p w14:paraId="37B31797" w14:textId="77777777" w:rsidR="005268DB" w:rsidRPr="00B4304A" w:rsidRDefault="00EA2D71"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414" w:name="_Toc425144893"/>
      <w:r w:rsidRPr="00B4304A">
        <w:rPr>
          <w:lang w:val="en-GB"/>
        </w:rPr>
        <w:t>Elevator-Examples</w:t>
      </w:r>
      <w:bookmarkEnd w:id="414"/>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415" w:name="_Ref424633910"/>
      <w:r w:rsidRPr="00B4304A">
        <w:rPr>
          <w:lang w:val="en-GB"/>
        </w:rPr>
        <w:br w:type="page"/>
      </w:r>
    </w:p>
    <w:p w14:paraId="7E62A013" w14:textId="77777777" w:rsidR="00954DFA" w:rsidRPr="00B4304A" w:rsidRDefault="00954DFA" w:rsidP="00954DFA">
      <w:pPr>
        <w:pStyle w:val="Heading1"/>
        <w:rPr>
          <w:lang w:val="en-GB"/>
        </w:rPr>
      </w:pPr>
      <w:bookmarkStart w:id="416" w:name="_Toc425144894"/>
      <w:r w:rsidRPr="00B4304A">
        <w:rPr>
          <w:lang w:val="en-GB"/>
        </w:rPr>
        <w:lastRenderedPageBreak/>
        <w:t>Frequently Asked Questions (FAQ)</w:t>
      </w:r>
      <w:bookmarkEnd w:id="415"/>
      <w:bookmarkEnd w:id="416"/>
    </w:p>
    <w:p w14:paraId="28A3E9D2" w14:textId="77777777" w:rsidR="00954DFA" w:rsidRPr="00B4304A" w:rsidRDefault="00954DFA" w:rsidP="00954DFA">
      <w:pPr>
        <w:rPr>
          <w:lang w:val="en-GB"/>
        </w:rPr>
      </w:pPr>
      <w:r w:rsidRPr="00B4304A">
        <w:rPr>
          <w:lang w:val="en-GB"/>
        </w:rPr>
        <w:t>In this section, we describe known problems and solutions while working with EASy.</w:t>
      </w:r>
    </w:p>
    <w:p w14:paraId="334DECF0" w14:textId="77777777" w:rsidR="00954DFA" w:rsidRPr="00B4304A" w:rsidRDefault="00954DFA" w:rsidP="00954DFA">
      <w:pPr>
        <w:pStyle w:val="Heading2"/>
        <w:rPr>
          <w:lang w:val="en-GB"/>
        </w:rPr>
      </w:pPr>
      <w:bookmarkStart w:id="417" w:name="_Toc425144895"/>
      <w:r w:rsidRPr="00B4304A">
        <w:rPr>
          <w:lang w:val="en-GB"/>
        </w:rPr>
        <w:t>VIL-Editor won’t work after updating EASy/Xtext</w:t>
      </w:r>
      <w:bookmarkEnd w:id="417"/>
    </w:p>
    <w:p w14:paraId="4F87903F" w14:textId="77777777" w:rsidR="00954DFA" w:rsidRPr="00B4304A" w:rsidRDefault="00954DFA" w:rsidP="00954DFA">
      <w:pPr>
        <w:rPr>
          <w:b/>
          <w:lang w:val="en-GB"/>
        </w:rPr>
      </w:pPr>
      <w:r w:rsidRPr="00B4304A">
        <w:rPr>
          <w:b/>
          <w:lang w:val="en-GB"/>
        </w:rPr>
        <w:t>Description</w:t>
      </w:r>
    </w:p>
    <w:p w14:paraId="1EB5B1A8" w14:textId="754FC873" w:rsidR="00954DFA" w:rsidRPr="00B4304A" w:rsidRDefault="002F1879" w:rsidP="002F1879">
      <w:pPr>
        <w:jc w:val="both"/>
        <w:rPr>
          <w:lang w:val="en-GB"/>
        </w:rPr>
      </w:pPr>
      <w:r w:rsidRPr="00B4304A">
        <w:rPr>
          <w:lang w:val="en-GB"/>
        </w:rPr>
        <w:t>After an update of EASy or Xtext,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r w:rsidR="00A227E8" w:rsidRPr="00B4304A">
        <w:rPr>
          <w:rFonts w:ascii="Consolas" w:hAnsi="Consolas" w:cs="Consolas"/>
          <w:b/>
          <w:bCs/>
          <w:color w:val="7F0055"/>
          <w:sz w:val="20"/>
          <w:szCs w:val="20"/>
          <w:lang w:val="en-GB"/>
        </w:rPr>
        <w:t>vilScript</w:t>
      </w:r>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418" w:author="Holger Eichelberger" w:date="2025-03-06T11:34:00Z">
        <w:r w:rsidR="00FA4685" w:rsidRPr="00B4304A">
          <w:rPr>
            <w:lang w:val="en-GB"/>
          </w:rPr>
          <w:t xml:space="preserve">Figure </w:t>
        </w:r>
        <w:r w:rsidR="00FA4685">
          <w:rPr>
            <w:noProof/>
            <w:lang w:val="en-GB"/>
          </w:rPr>
          <w:t>22</w:t>
        </w:r>
        <w:r w:rsidR="00FA4685" w:rsidDel="007B4999">
          <w:rPr>
            <w:noProof/>
            <w:lang w:val="en-GB"/>
          </w:rPr>
          <w:t>23</w:t>
        </w:r>
      </w:ins>
      <w:del w:id="419" w:author="Holger Eichelberger" w:date="2021-06-03T09:54:00Z">
        <w:r w:rsidR="00CC6546" w:rsidRPr="00B4304A" w:rsidDel="004A03A6">
          <w:rPr>
            <w:lang w:val="en-GB"/>
          </w:rPr>
          <w:delText xml:space="preserve">Figure </w:delText>
        </w:r>
        <w:r w:rsidR="00CC6546" w:rsidDel="004A03A6">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9" cstate="print"/>
                    <a:stretch>
                      <a:fillRect/>
                    </a:stretch>
                  </pic:blipFill>
                  <pic:spPr>
                    <a:xfrm>
                      <a:off x="0" y="0"/>
                      <a:ext cx="5391903" cy="1667108"/>
                    </a:xfrm>
                    <a:prstGeom prst="rect">
                      <a:avLst/>
                    </a:prstGeom>
                  </pic:spPr>
                </pic:pic>
              </a:graphicData>
            </a:graphic>
          </wp:inline>
        </w:drawing>
      </w:r>
    </w:p>
    <w:p w14:paraId="6896ED74" w14:textId="55701781" w:rsidR="00CE6E95" w:rsidRPr="00B4304A" w:rsidRDefault="00CE6E95" w:rsidP="00A227E8">
      <w:pPr>
        <w:pStyle w:val="Caption"/>
        <w:jc w:val="center"/>
        <w:rPr>
          <w:lang w:val="en-GB"/>
        </w:rPr>
      </w:pPr>
      <w:bookmarkStart w:id="420" w:name="_Ref392847137"/>
      <w:bookmarkStart w:id="421"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422" w:author="Holger Eichelberger" w:date="2025-03-06T11:34:00Z">
        <w:r w:rsidR="00FA4685">
          <w:rPr>
            <w:noProof/>
            <w:lang w:val="en-GB"/>
          </w:rPr>
          <w:t>22</w:t>
        </w:r>
      </w:ins>
      <w:del w:id="423" w:author="Holger Eichelberger" w:date="2025-03-06T11:22:00Z">
        <w:r w:rsidR="004021C1" w:rsidDel="007B4999">
          <w:rPr>
            <w:noProof/>
            <w:lang w:val="en-GB"/>
          </w:rPr>
          <w:delText>23</w:delText>
        </w:r>
      </w:del>
      <w:r w:rsidR="003F42BA" w:rsidRPr="00B4304A">
        <w:rPr>
          <w:lang w:val="en-GB"/>
        </w:rPr>
        <w:fldChar w:fldCharType="end"/>
      </w:r>
      <w:bookmarkEnd w:id="420"/>
      <w:r w:rsidRPr="00B4304A">
        <w:rPr>
          <w:lang w:val="en-GB"/>
        </w:rPr>
        <w:t>: Broken VIL-Editor.</w:t>
      </w:r>
      <w:bookmarkEnd w:id="421"/>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Xtext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11B33ADD"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424" w:author="Holger Eichelberger" w:date="2025-03-06T11:34:00Z">
        <w:r w:rsidR="00FA4685" w:rsidRPr="00B4304A">
          <w:rPr>
            <w:lang w:val="en-GB"/>
          </w:rPr>
          <w:t xml:space="preserve">Figure </w:t>
        </w:r>
        <w:r w:rsidR="00FA4685">
          <w:rPr>
            <w:noProof/>
            <w:lang w:val="en-GB"/>
          </w:rPr>
          <w:t>23</w:t>
        </w:r>
        <w:r w:rsidR="00FA4685" w:rsidDel="007B4999">
          <w:rPr>
            <w:noProof/>
            <w:lang w:val="en-GB"/>
          </w:rPr>
          <w:t>24</w:t>
        </w:r>
      </w:ins>
      <w:del w:id="425" w:author="Holger Eichelberger" w:date="2021-06-03T09:54:00Z">
        <w:r w:rsidR="00CC6546" w:rsidRPr="00B4304A" w:rsidDel="004A03A6">
          <w:rPr>
            <w:lang w:val="en-GB"/>
          </w:rPr>
          <w:delText xml:space="preserve">Figure </w:delText>
        </w:r>
        <w:r w:rsidR="00CC6546" w:rsidDel="004A03A6">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4477375" cy="5715798"/>
                    </a:xfrm>
                    <a:prstGeom prst="rect">
                      <a:avLst/>
                    </a:prstGeom>
                  </pic:spPr>
                </pic:pic>
              </a:graphicData>
            </a:graphic>
          </wp:inline>
        </w:drawing>
      </w:r>
    </w:p>
    <w:p w14:paraId="7681B832" w14:textId="3E3BC23A" w:rsidR="00A227E8" w:rsidRPr="00B4304A" w:rsidRDefault="00A227E8" w:rsidP="00A227E8">
      <w:pPr>
        <w:pStyle w:val="Caption"/>
        <w:jc w:val="center"/>
        <w:rPr>
          <w:lang w:val="en-GB"/>
        </w:rPr>
      </w:pPr>
      <w:bookmarkStart w:id="426"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ins w:id="427" w:author="Holger Eichelberger" w:date="2025-03-06T11:34:00Z">
        <w:r w:rsidR="00FA4685">
          <w:rPr>
            <w:noProof/>
            <w:lang w:val="en-GB"/>
          </w:rPr>
          <w:t>23</w:t>
        </w:r>
      </w:ins>
      <w:del w:id="428" w:author="Holger Eichelberger" w:date="2025-03-06T11:22:00Z">
        <w:r w:rsidR="004021C1" w:rsidDel="007B4999">
          <w:rPr>
            <w:noProof/>
            <w:lang w:val="en-GB"/>
          </w:rPr>
          <w:delText>24</w:delText>
        </w:r>
      </w:del>
      <w:r w:rsidR="003F42BA" w:rsidRPr="00B4304A">
        <w:rPr>
          <w:lang w:val="en-GB"/>
        </w:rPr>
        <w:fldChar w:fldCharType="end"/>
      </w:r>
      <w:bookmarkEnd w:id="426"/>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429" w:name="_Ref411586520"/>
      <w:bookmarkStart w:id="430" w:name="_Toc425144896"/>
      <w:r w:rsidRPr="00B4304A">
        <w:rPr>
          <w:lang w:val="en-GB"/>
        </w:rPr>
        <w:t xml:space="preserve">The Maven integration fails </w:t>
      </w:r>
      <w:r w:rsidR="00C343D0">
        <w:rPr>
          <w:lang w:val="en-GB"/>
        </w:rPr>
        <w:t xml:space="preserve">when running it </w:t>
      </w:r>
      <w:r w:rsidRPr="00B4304A">
        <w:rPr>
          <w:lang w:val="en-GB"/>
        </w:rPr>
        <w:t>the second time</w:t>
      </w:r>
      <w:bookmarkEnd w:id="429"/>
      <w:bookmarkEnd w:id="430"/>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artifacts.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Tracing back file open and close calls indicates a problem of unreleased file descriptors in Maven (aether, plexus) and leads to a problem in EASy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classpath), you may switch back to the direct integration setting the JVM system property </w:t>
      </w:r>
      <w:r w:rsidRPr="00B4304A">
        <w:rPr>
          <w:rFonts w:ascii="Courier New" w:hAnsi="Courier New" w:cs="Courier New"/>
          <w:lang w:val="en-GB"/>
        </w:rPr>
        <w:t>easy.maven.asProcess</w:t>
      </w:r>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-Deasy.maven.asProcess=false)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431" w:name="_Toc425144897"/>
      <w:r w:rsidRPr="00B4304A">
        <w:rPr>
          <w:lang w:val="en-GB"/>
        </w:rPr>
        <w:t>The Maven integration does not execute</w:t>
      </w:r>
      <w:bookmarkEnd w:id="431"/>
      <w:r w:rsidR="00C343D0">
        <w:rPr>
          <w:lang w:val="en-GB"/>
        </w:rPr>
        <w:t xml:space="preserve"> at all</w:t>
      </w:r>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17415AE1"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de.uni_hildesheim.sse.easy.instantiator.maven,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FA4685">
        <w:rPr>
          <w:lang w:val="en-GB"/>
        </w:rPr>
        <w:t>7.2</w:t>
      </w:r>
      <w:r w:rsidR="003F42BA" w:rsidRPr="00B4304A">
        <w:rPr>
          <w:lang w:val="en-GB"/>
        </w:rPr>
        <w:fldChar w:fldCharType="end"/>
      </w:r>
      <w:r w:rsidRPr="00B4304A">
        <w:rPr>
          <w:lang w:val="en-GB"/>
        </w:rPr>
        <w:t>.</w:t>
      </w:r>
    </w:p>
    <w:p w14:paraId="709BFE21" w14:textId="3BBBE56C"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F4F3F" w14:textId="77777777" w:rsidR="00EA2D71" w:rsidRDefault="00EA2D71" w:rsidP="006A272A">
      <w:pPr>
        <w:spacing w:after="0" w:line="240" w:lineRule="auto"/>
      </w:pPr>
      <w:r>
        <w:separator/>
      </w:r>
    </w:p>
  </w:endnote>
  <w:endnote w:type="continuationSeparator" w:id="0">
    <w:p w14:paraId="54E52844" w14:textId="77777777" w:rsidR="00EA2D71" w:rsidRDefault="00EA2D71"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30CB4" w14:textId="77777777" w:rsidR="00403E31" w:rsidRDefault="00403E31">
    <w:pPr>
      <w:pStyle w:val="Footer"/>
      <w:pBdr>
        <w:bottom w:val="single" w:sz="12" w:space="1" w:color="auto"/>
      </w:pBdr>
      <w:jc w:val="center"/>
      <w:rPr>
        <w:rFonts w:ascii="Candara" w:hAnsi="Candara"/>
        <w:b/>
      </w:rPr>
    </w:pPr>
  </w:p>
  <w:p w14:paraId="3F8B4363" w14:textId="0FA5CA60" w:rsidR="00403E31" w:rsidRPr="00511D0A" w:rsidRDefault="00403E31">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5CA4F951" w14:textId="77777777" w:rsidR="00403E31" w:rsidRPr="00511D0A" w:rsidRDefault="00403E31">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DB973" w14:textId="77777777" w:rsidR="00EA2D71" w:rsidRDefault="00EA2D71" w:rsidP="006A272A">
      <w:pPr>
        <w:spacing w:after="0" w:line="240" w:lineRule="auto"/>
      </w:pPr>
      <w:r>
        <w:separator/>
      </w:r>
    </w:p>
  </w:footnote>
  <w:footnote w:type="continuationSeparator" w:id="0">
    <w:p w14:paraId="35AFE8B1" w14:textId="77777777" w:rsidR="00EA2D71" w:rsidRDefault="00EA2D71" w:rsidP="006A272A">
      <w:pPr>
        <w:spacing w:after="0" w:line="240" w:lineRule="auto"/>
      </w:pPr>
      <w:r>
        <w:continuationSeparator/>
      </w:r>
    </w:p>
  </w:footnote>
  <w:footnote w:id="1">
    <w:p w14:paraId="04D8E921" w14:textId="77777777" w:rsidR="00403E31" w:rsidRPr="00E61994" w:rsidRDefault="00403E31">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403E31" w:rsidRPr="00101455" w:rsidRDefault="00403E31">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8D45B2">
        <w:rPr>
          <w:lang w:val="en-US"/>
          <w:rPrChange w:id="105" w:author="Holger Eichelberger" w:date="2021-06-03T09:46: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593F7E8E" w14:textId="77777777" w:rsidR="00403E31" w:rsidRPr="00E3222C" w:rsidRDefault="00403E31">
      <w:pPr>
        <w:pStyle w:val="FootnoteText"/>
        <w:rPr>
          <w:lang w:val="en-US"/>
        </w:rPr>
      </w:pPr>
      <w:r>
        <w:rPr>
          <w:rStyle w:val="FootnoteReference"/>
        </w:rPr>
        <w:footnoteRef/>
      </w:r>
      <w:r w:rsidRPr="00E3222C">
        <w:rPr>
          <w:lang w:val="en-US"/>
        </w:rPr>
        <w:t xml:space="preserve"> </w:t>
      </w:r>
      <w:r>
        <w:rPr>
          <w:lang w:val="en-US"/>
        </w:rPr>
        <w:t xml:space="preserve">Xtext website: </w:t>
      </w:r>
      <w:r>
        <w:fldChar w:fldCharType="begin"/>
      </w:r>
      <w:r w:rsidRPr="008D45B2">
        <w:rPr>
          <w:lang w:val="en-US"/>
          <w:rPrChange w:id="107" w:author="Holger Eichelberger" w:date="2021-06-03T09:46: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73E6F68F" w14:textId="77777777" w:rsidR="00403E31" w:rsidRPr="003C6BB3" w:rsidRDefault="00403E31">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fldChar w:fldCharType="begin"/>
      </w:r>
      <w:r w:rsidRPr="008D45B2">
        <w:rPr>
          <w:lang w:val="en-US"/>
          <w:rPrChange w:id="188" w:author="Holger Eichelberger" w:date="2021-06-03T09:46:00Z">
            <w:rPr/>
          </w:rPrChange>
        </w:rPr>
        <w:instrText xml:space="preserve"> HYPERLINK "http://indenica.eu/" </w:instrText>
      </w:r>
      <w:r>
        <w:fldChar w:fldCharType="separate"/>
      </w:r>
      <w:r w:rsidRPr="002F4615">
        <w:rPr>
          <w:rStyle w:val="Hyperlink"/>
          <w:lang w:val="en-US"/>
        </w:rPr>
        <w:t>http://indenica.eu/</w:t>
      </w:r>
      <w:r>
        <w:rPr>
          <w:rStyle w:val="Hyperlink"/>
          <w:lang w:val="en-US"/>
        </w:rPr>
        <w:fldChar w:fldCharType="end"/>
      </w:r>
      <w:r>
        <w:rPr>
          <w:lang w:val="en-US"/>
        </w:rPr>
        <w:t xml:space="preserve"> </w:t>
      </w:r>
    </w:p>
  </w:footnote>
  <w:footnote w:id="5">
    <w:p w14:paraId="7E8DB824"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fldChar w:fldCharType="begin"/>
      </w:r>
      <w:r w:rsidRPr="008D45B2">
        <w:rPr>
          <w:lang w:val="en-US"/>
          <w:rPrChange w:id="191" w:author="Holger Eichelberger" w:date="2021-06-03T09:46:00Z">
            <w:rPr/>
          </w:rPrChange>
        </w:rPr>
        <w:instrText xml:space="preserve"> HYPERLINK "http://open.eucalyptus.com/" </w:instrText>
      </w:r>
      <w:r>
        <w:fldChar w:fldCharType="separate"/>
      </w:r>
      <w:r w:rsidRPr="002F4615">
        <w:rPr>
          <w:rStyle w:val="Hyperlink"/>
          <w:lang w:val="en-US"/>
        </w:rPr>
        <w:t>http://open.eucalyptus.com/</w:t>
      </w:r>
      <w:r>
        <w:rPr>
          <w:rStyle w:val="Hyperlink"/>
          <w:lang w:val="en-US"/>
        </w:rPr>
        <w:fldChar w:fldCharType="end"/>
      </w:r>
      <w:r>
        <w:rPr>
          <w:lang w:val="en-US"/>
        </w:rPr>
        <w:t xml:space="preserve"> </w:t>
      </w:r>
    </w:p>
  </w:footnote>
  <w:footnote w:id="6">
    <w:p w14:paraId="1DDE485F"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fldChar w:fldCharType="begin"/>
      </w:r>
      <w:r w:rsidRPr="008D45B2">
        <w:rPr>
          <w:lang w:val="en-US"/>
          <w:rPrChange w:id="192" w:author="Holger Eichelberger" w:date="2021-06-03T09:46:00Z">
            <w:rPr/>
          </w:rPrChange>
        </w:rPr>
        <w:instrText xml:space="preserve"> HYPERLINK "http://aws.amazon.com/de/ec2/" </w:instrText>
      </w:r>
      <w:r>
        <w:fldChar w:fldCharType="separate"/>
      </w:r>
      <w:r w:rsidRPr="002F4615">
        <w:rPr>
          <w:rStyle w:val="Hyperlink"/>
          <w:lang w:val="en-US"/>
        </w:rPr>
        <w:t>http://aws.amazon.com/de/ec2/</w:t>
      </w:r>
      <w:r>
        <w:rPr>
          <w:rStyle w:val="Hyperlink"/>
          <w:lang w:val="en-US"/>
        </w:rPr>
        <w:fldChar w:fldCharType="end"/>
      </w:r>
      <w:r>
        <w:rPr>
          <w:lang w:val="en-US"/>
        </w:rPr>
        <w:t xml:space="preserve"> </w:t>
      </w:r>
    </w:p>
  </w:footnote>
  <w:footnote w:id="7">
    <w:p w14:paraId="738B31C3"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fldChar w:fldCharType="begin"/>
      </w:r>
      <w:r w:rsidRPr="008D45B2">
        <w:rPr>
          <w:lang w:val="en-US"/>
          <w:rPrChange w:id="193" w:author="Holger Eichelberger" w:date="2021-06-03T09:46:00Z">
            <w:rPr/>
          </w:rPrChange>
        </w:rPr>
        <w:instrText xml:space="preserve"> HYPERLINK "http://www.microsoft.com/windowsazure/" </w:instrText>
      </w:r>
      <w:r>
        <w:fldChar w:fldCharType="separate"/>
      </w:r>
      <w:r w:rsidRPr="002F4615">
        <w:rPr>
          <w:rStyle w:val="Hyperlink"/>
          <w:lang w:val="en-US"/>
        </w:rPr>
        <w:t>http://www.microsoft.com/windowsazure/</w:t>
      </w:r>
      <w:r>
        <w:rPr>
          <w:rStyle w:val="Hyperlink"/>
          <w:lang w:val="en-US"/>
        </w:rPr>
        <w:fldChar w:fldCharType="end"/>
      </w:r>
      <w:r>
        <w:rPr>
          <w:lang w:val="en-US"/>
        </w:rPr>
        <w:t xml:space="preserve"> </w:t>
      </w:r>
    </w:p>
  </w:footnote>
  <w:footnote w:id="8">
    <w:p w14:paraId="3E00EA18" w14:textId="0A782BE9"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FA4685">
        <w:rPr>
          <w:lang w:val="en-US"/>
        </w:rPr>
        <w:t>3.3</w:t>
      </w:r>
      <w:r>
        <w:rPr>
          <w:lang w:val="en-US"/>
        </w:rPr>
        <w:fldChar w:fldCharType="end"/>
      </w:r>
      <w:r>
        <w:rPr>
          <w:lang w:val="en-US"/>
        </w:rPr>
        <w:t>) for a detailed description of this language.</w:t>
      </w:r>
    </w:p>
  </w:footnote>
  <w:footnote w:id="9">
    <w:p w14:paraId="3585C7F6" w14:textId="54B854E6" w:rsidR="00403E31" w:rsidRPr="00403E31" w:rsidRDefault="00403E31">
      <w:pPr>
        <w:pStyle w:val="FootnoteText"/>
        <w:rPr>
          <w:lang w:val="en-US"/>
          <w:rPrChange w:id="246" w:author="Holger Eichelberger" w:date="2021-06-03T16:04:00Z">
            <w:rPr/>
          </w:rPrChange>
        </w:rPr>
      </w:pPr>
      <w:ins w:id="247" w:author="Holger Eichelberger" w:date="2021-06-03T16:04:00Z">
        <w:r>
          <w:rPr>
            <w:rStyle w:val="FootnoteReference"/>
          </w:rPr>
          <w:footnoteRef/>
        </w:r>
        <w:r w:rsidRPr="00403E31">
          <w:rPr>
            <w:lang w:val="en-US"/>
            <w:rPrChange w:id="248" w:author="Holger Eichelberger" w:date="2021-06-03T16:04:00Z">
              <w:rPr/>
            </w:rPrChange>
          </w:rPr>
          <w:t xml:space="preserve"> </w:t>
        </w:r>
        <w:r>
          <w:rPr>
            <w:lang w:val="en-US"/>
          </w:rPr>
          <w:t xml:space="preserve">This is the form for the default comments resource file. </w:t>
        </w:r>
      </w:ins>
      <w:ins w:id="249" w:author="Holger Eichelberger" w:date="2021-06-03T16:05:00Z">
        <w:r>
          <w:rPr>
            <w:lang w:val="en-US"/>
          </w:rPr>
          <w:t xml:space="preserve">A file name may be postfixed by a local language name in order to internationalize the comments, e.g., </w:t>
        </w:r>
        <w:r w:rsidRPr="00403E31">
          <w:rPr>
            <w:rFonts w:ascii="Courier New" w:hAnsi="Courier New" w:cs="Courier New"/>
            <w:sz w:val="22"/>
            <w:szCs w:val="22"/>
            <w:lang w:val="en-GB"/>
            <w:rPrChange w:id="250" w:author="Holger Eichelberger" w:date="2021-06-03T16:05:00Z">
              <w:rPr>
                <w:lang w:val="en-US"/>
              </w:rPr>
            </w:rPrChange>
          </w:rPr>
          <w:t>PL_Content_Sharing_0_DE.text</w:t>
        </w:r>
        <w:r>
          <w:rPr>
            <w:lang w:val="en-US"/>
          </w:rPr>
          <w:t xml:space="preserve"> for German comments on that model.</w:t>
        </w:r>
      </w:ins>
    </w:p>
  </w:footnote>
  <w:footnote w:id="10">
    <w:p w14:paraId="4421760E" w14:textId="10E22BD6"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FA4685">
        <w:rPr>
          <w:lang w:val="en-US"/>
        </w:rPr>
        <w:t>3.3</w:t>
      </w:r>
      <w:r>
        <w:rPr>
          <w:lang w:val="en-US"/>
        </w:rPr>
        <w:fldChar w:fldCharType="end"/>
      </w:r>
      <w:r>
        <w:rPr>
          <w:lang w:val="en-US"/>
        </w:rPr>
        <w:t>) for a detailed description of this language.</w:t>
      </w:r>
    </w:p>
  </w:footnote>
  <w:footnote w:id="11">
    <w:p w14:paraId="52BAE109" w14:textId="77777777" w:rsidR="00403E31" w:rsidRPr="00FC3AFE" w:rsidRDefault="00403E31"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2">
    <w:p w14:paraId="6657E9F6" w14:textId="77777777" w:rsidR="00403E31" w:rsidRPr="00C3111B" w:rsidRDefault="00403E31">
      <w:pPr>
        <w:pStyle w:val="FootnoteText"/>
        <w:rPr>
          <w:lang w:val="en-US"/>
        </w:rPr>
      </w:pPr>
      <w:r>
        <w:rPr>
          <w:rStyle w:val="FootnoteReference"/>
        </w:rPr>
        <w:footnoteRef/>
      </w:r>
      <w:r w:rsidRPr="00C3111B">
        <w:rPr>
          <w:lang w:val="en-US"/>
        </w:rPr>
        <w:t xml:space="preserve"> </w:t>
      </w:r>
      <w:r>
        <w:rPr>
          <w:lang w:val="en-GB"/>
        </w:rPr>
        <w:t>The actual reasoner is determined by the default reasoner setting, which can either be defined by the user or, upon first start, as one of the installed reasoners providing the most reasoning capabilities.</w:t>
      </w:r>
    </w:p>
  </w:footnote>
  <w:footnote w:id="13">
    <w:p w14:paraId="55B77E73" w14:textId="77777777" w:rsidR="00403E31" w:rsidRPr="00C3111B" w:rsidRDefault="00403E31">
      <w:pPr>
        <w:pStyle w:val="FootnoteText"/>
        <w:rPr>
          <w:lang w:val="en-US"/>
        </w:rPr>
      </w:pPr>
      <w:r>
        <w:rPr>
          <w:rStyle w:val="FootnoteReference"/>
        </w:rPr>
        <w:footnoteRef/>
      </w:r>
      <w:r w:rsidRPr="00C3111B">
        <w:rPr>
          <w:lang w:val="en-US"/>
        </w:rPr>
        <w:t xml:space="preserve"> </w:t>
      </w:r>
      <w:hyperlink r:id="rId1" w:history="1">
        <w:r w:rsidRPr="00C3111B">
          <w:rPr>
            <w:rStyle w:val="Hyperlink"/>
            <w:lang w:val="en-US"/>
          </w:rPr>
          <w:t>http://velocity.apache.org/</w:t>
        </w:r>
      </w:hyperlink>
      <w:r w:rsidRPr="00C3111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30DFC" w14:textId="77777777" w:rsidR="00403E31" w:rsidRPr="00511D0A" w:rsidRDefault="00403E31"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14:paraId="03BC2709" w14:textId="77777777" w:rsidR="00403E31" w:rsidRPr="00511D0A" w:rsidRDefault="00403E31"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722D61"/>
    <w:multiLevelType w:val="hybridMultilevel"/>
    <w:tmpl w:val="6122D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5"/>
  </w:num>
  <w:num w:numId="9">
    <w:abstractNumId w:val="29"/>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8"/>
  </w:num>
  <w:num w:numId="17">
    <w:abstractNumId w:val="3"/>
  </w:num>
  <w:num w:numId="18">
    <w:abstractNumId w:val="7"/>
  </w:num>
  <w:num w:numId="19">
    <w:abstractNumId w:val="17"/>
  </w:num>
  <w:num w:numId="20">
    <w:abstractNumId w:val="26"/>
  </w:num>
  <w:num w:numId="21">
    <w:abstractNumId w:val="20"/>
  </w:num>
  <w:num w:numId="22">
    <w:abstractNumId w:val="4"/>
  </w:num>
  <w:num w:numId="23">
    <w:abstractNumId w:val="27"/>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ger Eichelberger">
    <w15:presenceInfo w15:providerId="AD" w15:userId="S-1-5-21-1585363792-2588653877-132038687-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1FF4"/>
    <w:rsid w:val="000A4ACA"/>
    <w:rsid w:val="000B1913"/>
    <w:rsid w:val="000B26E8"/>
    <w:rsid w:val="000B334E"/>
    <w:rsid w:val="000B3470"/>
    <w:rsid w:val="000B641B"/>
    <w:rsid w:val="000B7285"/>
    <w:rsid w:val="000C1679"/>
    <w:rsid w:val="000C1BED"/>
    <w:rsid w:val="000C2AFF"/>
    <w:rsid w:val="000C533F"/>
    <w:rsid w:val="000D0B74"/>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3552C"/>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72BAB"/>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21C1"/>
    <w:rsid w:val="004034C9"/>
    <w:rsid w:val="00403E31"/>
    <w:rsid w:val="004062E1"/>
    <w:rsid w:val="00420AEA"/>
    <w:rsid w:val="00423DB3"/>
    <w:rsid w:val="0042620C"/>
    <w:rsid w:val="00434F20"/>
    <w:rsid w:val="00437D84"/>
    <w:rsid w:val="00441986"/>
    <w:rsid w:val="00443C61"/>
    <w:rsid w:val="004444BA"/>
    <w:rsid w:val="00444BA4"/>
    <w:rsid w:val="004470CD"/>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03A6"/>
    <w:rsid w:val="004A7DD8"/>
    <w:rsid w:val="004B688F"/>
    <w:rsid w:val="004C1D19"/>
    <w:rsid w:val="004C3B9D"/>
    <w:rsid w:val="004C7A4F"/>
    <w:rsid w:val="004D368C"/>
    <w:rsid w:val="004E2D49"/>
    <w:rsid w:val="004E4B57"/>
    <w:rsid w:val="004E5D0A"/>
    <w:rsid w:val="004E63CF"/>
    <w:rsid w:val="004F0F75"/>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56D78"/>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E4F4F"/>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348F"/>
    <w:rsid w:val="006F4F59"/>
    <w:rsid w:val="00706736"/>
    <w:rsid w:val="00706F21"/>
    <w:rsid w:val="00707329"/>
    <w:rsid w:val="00715EF1"/>
    <w:rsid w:val="00733210"/>
    <w:rsid w:val="00736DC0"/>
    <w:rsid w:val="00742CF9"/>
    <w:rsid w:val="00742F6E"/>
    <w:rsid w:val="0076524B"/>
    <w:rsid w:val="00774FB4"/>
    <w:rsid w:val="007808B7"/>
    <w:rsid w:val="00787B20"/>
    <w:rsid w:val="00792273"/>
    <w:rsid w:val="007A1958"/>
    <w:rsid w:val="007A26D4"/>
    <w:rsid w:val="007A513B"/>
    <w:rsid w:val="007B0754"/>
    <w:rsid w:val="007B4999"/>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55D6"/>
    <w:rsid w:val="00887F6C"/>
    <w:rsid w:val="008910D0"/>
    <w:rsid w:val="008918CE"/>
    <w:rsid w:val="008931EB"/>
    <w:rsid w:val="008A0B56"/>
    <w:rsid w:val="008A6D50"/>
    <w:rsid w:val="008C428C"/>
    <w:rsid w:val="008D09BC"/>
    <w:rsid w:val="008D45B2"/>
    <w:rsid w:val="008E5DF9"/>
    <w:rsid w:val="008F325B"/>
    <w:rsid w:val="008F4E96"/>
    <w:rsid w:val="008F73BD"/>
    <w:rsid w:val="00900919"/>
    <w:rsid w:val="00903E9A"/>
    <w:rsid w:val="00904655"/>
    <w:rsid w:val="009065E2"/>
    <w:rsid w:val="009165F7"/>
    <w:rsid w:val="00920318"/>
    <w:rsid w:val="0092063E"/>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2360E"/>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3F08"/>
    <w:rsid w:val="00BD7261"/>
    <w:rsid w:val="00BE36F1"/>
    <w:rsid w:val="00BF157C"/>
    <w:rsid w:val="00BF6E48"/>
    <w:rsid w:val="00C07BF3"/>
    <w:rsid w:val="00C1130E"/>
    <w:rsid w:val="00C13C36"/>
    <w:rsid w:val="00C22503"/>
    <w:rsid w:val="00C2299A"/>
    <w:rsid w:val="00C2485B"/>
    <w:rsid w:val="00C25485"/>
    <w:rsid w:val="00C3111B"/>
    <w:rsid w:val="00C3297C"/>
    <w:rsid w:val="00C32CE2"/>
    <w:rsid w:val="00C343D0"/>
    <w:rsid w:val="00C36548"/>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DF331C"/>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2D71"/>
    <w:rsid w:val="00EA598E"/>
    <w:rsid w:val="00ED5AF8"/>
    <w:rsid w:val="00EF58F3"/>
    <w:rsid w:val="00F01507"/>
    <w:rsid w:val="00F170C0"/>
    <w:rsid w:val="00F23476"/>
    <w:rsid w:val="00F24187"/>
    <w:rsid w:val="00F305A8"/>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4685"/>
    <w:rsid w:val="00FA715B"/>
    <w:rsid w:val="00FB6561"/>
    <w:rsid w:val="00FB6A22"/>
    <w:rsid w:val="00FC3AFE"/>
    <w:rsid w:val="00FC3F25"/>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 w:type="character" w:styleId="UnresolvedMention">
    <w:name w:val="Unresolved Mention"/>
    <w:basedOn w:val="DefaultParagraphFont"/>
    <w:uiPriority w:val="99"/>
    <w:semiHidden/>
    <w:unhideWhenUsed/>
    <w:rsid w:val="000D0B74"/>
    <w:rPr>
      <w:color w:val="605E5C"/>
      <w:shd w:val="clear" w:color="auto" w:fill="E1DFDD"/>
    </w:rPr>
  </w:style>
  <w:style w:type="character" w:styleId="FollowedHyperlink">
    <w:name w:val="FollowedHyperlink"/>
    <w:basedOn w:val="DefaultParagraphFont"/>
    <w:uiPriority w:val="99"/>
    <w:semiHidden/>
    <w:unhideWhenUsed/>
    <w:rsid w:val="008855D6"/>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image" Target="media/image30.png"/><Relationship Id="rId21" Type="http://schemas.openxmlformats.org/officeDocument/2006/relationships/image" Target="media/image12.tiff"/><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velocity.apach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D40DD8-553D-43C3-919C-8F5726A2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8319</Words>
  <Characters>47421</Characters>
  <Application>Microsoft Office Word</Application>
  <DocSecurity>0</DocSecurity>
  <Lines>395</Lines>
  <Paragraphs>111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296</cp:revision>
  <cp:lastPrinted>2025-03-06T10:34:00Z</cp:lastPrinted>
  <dcterms:created xsi:type="dcterms:W3CDTF">2012-10-17T15:02:00Z</dcterms:created>
  <dcterms:modified xsi:type="dcterms:W3CDTF">2025-03-06T10:34:00Z</dcterms:modified>
</cp:coreProperties>
</file>