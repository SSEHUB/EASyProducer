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B4304A" w14:paraId="26C03DA5" w14:textId="77777777" w:rsidTr="004642E1">
        <w:tc>
          <w:tcPr>
            <w:tcW w:w="3794" w:type="dxa"/>
          </w:tcPr>
          <w:p w14:paraId="77861670"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B712250" wp14:editId="2E3E275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6E17BECC" w14:textId="77777777" w:rsidR="009B4932" w:rsidRPr="00B4304A" w:rsidRDefault="009B4932" w:rsidP="009B4932">
            <w:pPr>
              <w:rPr>
                <w:rFonts w:ascii="Candara" w:hAnsi="Candara"/>
                <w:lang w:val="en-GB"/>
              </w:rPr>
            </w:pPr>
          </w:p>
        </w:tc>
        <w:tc>
          <w:tcPr>
            <w:tcW w:w="3717" w:type="dxa"/>
          </w:tcPr>
          <w:p w14:paraId="1FFF788B"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176F025" wp14:editId="6AE78B3D">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556D78" w14:paraId="705D1585" w14:textId="77777777" w:rsidTr="004642E1">
        <w:tc>
          <w:tcPr>
            <w:tcW w:w="3794" w:type="dxa"/>
            <w:vAlign w:val="center"/>
          </w:tcPr>
          <w:p w14:paraId="3809B1EB" w14:textId="77777777" w:rsidR="009B4932" w:rsidRPr="00672926" w:rsidRDefault="004642E1" w:rsidP="004642E1">
            <w:pPr>
              <w:jc w:val="center"/>
              <w:rPr>
                <w:rFonts w:ascii="Candara" w:hAnsi="Candara"/>
                <w:b/>
              </w:rPr>
            </w:pPr>
            <w:r w:rsidRPr="00672926">
              <w:rPr>
                <w:rFonts w:ascii="Candara" w:hAnsi="Candara"/>
                <w:b/>
              </w:rPr>
              <w:t xml:space="preserve">Stiftung University </w:t>
            </w:r>
            <w:proofErr w:type="spellStart"/>
            <w:r w:rsidRPr="00672926">
              <w:rPr>
                <w:rFonts w:ascii="Candara" w:hAnsi="Candara"/>
                <w:b/>
              </w:rPr>
              <w:t>of</w:t>
            </w:r>
            <w:proofErr w:type="spellEnd"/>
            <w:r w:rsidRPr="00672926">
              <w:rPr>
                <w:rFonts w:ascii="Candara" w:hAnsi="Candara"/>
                <w:b/>
              </w:rPr>
              <w:t xml:space="preserve"> Hildesheim</w:t>
            </w:r>
          </w:p>
          <w:p w14:paraId="66FB4914" w14:textId="77777777" w:rsidR="004642E1" w:rsidRPr="00672926" w:rsidRDefault="004642E1" w:rsidP="004642E1">
            <w:pPr>
              <w:jc w:val="center"/>
              <w:rPr>
                <w:rFonts w:ascii="Candara" w:hAnsi="Candara"/>
              </w:rPr>
            </w:pPr>
            <w:r w:rsidRPr="00672926">
              <w:rPr>
                <w:rFonts w:ascii="Candara" w:hAnsi="Candara"/>
              </w:rPr>
              <w:t>Marienburger Platz 22</w:t>
            </w:r>
          </w:p>
          <w:p w14:paraId="512F73C2" w14:textId="77777777" w:rsidR="004642E1" w:rsidRPr="00B4304A" w:rsidRDefault="004642E1" w:rsidP="004642E1">
            <w:pPr>
              <w:jc w:val="center"/>
              <w:rPr>
                <w:rFonts w:ascii="Candara" w:hAnsi="Candara"/>
                <w:lang w:val="en-GB"/>
              </w:rPr>
            </w:pPr>
            <w:r w:rsidRPr="00B4304A">
              <w:rPr>
                <w:rFonts w:ascii="Candara" w:hAnsi="Candara"/>
                <w:lang w:val="en-GB"/>
              </w:rPr>
              <w:t>31141 Hildesheim</w:t>
            </w:r>
          </w:p>
          <w:p w14:paraId="2478BE1B" w14:textId="77777777"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14:paraId="4721E979" w14:textId="77777777" w:rsidR="009B4932" w:rsidRPr="00B4304A" w:rsidRDefault="009B4932" w:rsidP="004642E1">
            <w:pPr>
              <w:jc w:val="center"/>
              <w:rPr>
                <w:rFonts w:ascii="Candara" w:hAnsi="Candara"/>
                <w:lang w:val="en-GB"/>
              </w:rPr>
            </w:pPr>
          </w:p>
        </w:tc>
        <w:tc>
          <w:tcPr>
            <w:tcW w:w="3717" w:type="dxa"/>
            <w:vAlign w:val="center"/>
          </w:tcPr>
          <w:p w14:paraId="7B06B4B9" w14:textId="77777777"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14:paraId="4B502161" w14:textId="77777777"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14:paraId="5C1D6FF6" w14:textId="77777777"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556D78" w14:paraId="7BAA6993" w14:textId="77777777" w:rsidTr="004642E1">
        <w:tc>
          <w:tcPr>
            <w:tcW w:w="3794" w:type="dxa"/>
          </w:tcPr>
          <w:p w14:paraId="3E0F7166" w14:textId="77777777" w:rsidR="009B4932" w:rsidRPr="00B4304A" w:rsidRDefault="009B4932" w:rsidP="009B4932">
            <w:pPr>
              <w:rPr>
                <w:rFonts w:ascii="Candara" w:hAnsi="Candara"/>
                <w:lang w:val="en-GB"/>
              </w:rPr>
            </w:pPr>
          </w:p>
        </w:tc>
        <w:tc>
          <w:tcPr>
            <w:tcW w:w="1701" w:type="dxa"/>
          </w:tcPr>
          <w:p w14:paraId="717E270D" w14:textId="77777777" w:rsidR="009B4932" w:rsidRPr="00B4304A" w:rsidRDefault="009B4932" w:rsidP="009B4932">
            <w:pPr>
              <w:rPr>
                <w:rFonts w:ascii="Candara" w:hAnsi="Candara"/>
                <w:lang w:val="en-GB"/>
              </w:rPr>
            </w:pPr>
          </w:p>
        </w:tc>
        <w:tc>
          <w:tcPr>
            <w:tcW w:w="3717" w:type="dxa"/>
          </w:tcPr>
          <w:p w14:paraId="0FAD0521" w14:textId="77777777" w:rsidR="009B4932" w:rsidRPr="00B4304A" w:rsidRDefault="009B4932" w:rsidP="009B4932">
            <w:pPr>
              <w:rPr>
                <w:rFonts w:ascii="Candara" w:hAnsi="Candara"/>
                <w:lang w:val="en-GB"/>
              </w:rPr>
            </w:pPr>
          </w:p>
        </w:tc>
      </w:tr>
    </w:tbl>
    <w:p w14:paraId="53A11B25" w14:textId="77777777" w:rsidR="009B4932" w:rsidRPr="00B4304A" w:rsidRDefault="009B4932" w:rsidP="009B4932">
      <w:pPr>
        <w:rPr>
          <w:rFonts w:ascii="Candara" w:hAnsi="Candara"/>
          <w:lang w:val="en-GB"/>
        </w:rPr>
      </w:pPr>
    </w:p>
    <w:p w14:paraId="669B4643" w14:textId="77777777" w:rsidR="009B4932" w:rsidRPr="00B4304A" w:rsidRDefault="009B4932" w:rsidP="009B4932">
      <w:pPr>
        <w:rPr>
          <w:rFonts w:ascii="Candara" w:hAnsi="Candara"/>
          <w:lang w:val="en-GB"/>
        </w:rPr>
      </w:pPr>
    </w:p>
    <w:p w14:paraId="6DE360CA" w14:textId="77777777" w:rsidR="004642E1" w:rsidRPr="00B4304A" w:rsidRDefault="004642E1" w:rsidP="009B4932">
      <w:pPr>
        <w:rPr>
          <w:rFonts w:ascii="Candara" w:hAnsi="Candara"/>
          <w:lang w:val="en-GB"/>
        </w:rPr>
      </w:pPr>
    </w:p>
    <w:p w14:paraId="4705072A" w14:textId="77777777" w:rsidR="004642E1" w:rsidRPr="00B4304A" w:rsidRDefault="009A55D3" w:rsidP="004642E1">
      <w:pPr>
        <w:jc w:val="center"/>
        <w:rPr>
          <w:rFonts w:ascii="Candara" w:hAnsi="Candara"/>
          <w:lang w:val="en-GB"/>
        </w:rPr>
      </w:pPr>
      <w:r w:rsidRPr="00B4304A">
        <w:rPr>
          <w:rFonts w:ascii="Candara" w:hAnsi="Candara"/>
          <w:noProof/>
          <w:lang w:val="en-US"/>
        </w:rPr>
        <w:drawing>
          <wp:inline distT="0" distB="0" distL="0" distR="0" wp14:anchorId="4FD58E28" wp14:editId="4EBB7D0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26F0B1BF" w14:textId="77777777" w:rsidR="004642E1" w:rsidRPr="00B4304A" w:rsidRDefault="00F23476" w:rsidP="004642E1">
      <w:pPr>
        <w:jc w:val="center"/>
        <w:rPr>
          <w:rFonts w:ascii="Candara" w:hAnsi="Candara"/>
          <w:b/>
          <w:sz w:val="72"/>
          <w:szCs w:val="72"/>
          <w:lang w:val="en-GB"/>
        </w:rPr>
      </w:pPr>
      <w:proofErr w:type="spellStart"/>
      <w:r w:rsidRPr="00B4304A">
        <w:rPr>
          <w:rFonts w:ascii="Candara" w:hAnsi="Candara"/>
          <w:b/>
          <w:sz w:val="72"/>
          <w:szCs w:val="72"/>
          <w:lang w:val="en-GB"/>
        </w:rPr>
        <w:t>EASy</w:t>
      </w:r>
      <w:proofErr w:type="spellEnd"/>
      <w:r w:rsidRPr="00B4304A">
        <w:rPr>
          <w:rFonts w:ascii="Candara" w:hAnsi="Candara"/>
          <w:b/>
          <w:sz w:val="72"/>
          <w:szCs w:val="72"/>
          <w:lang w:val="en-GB"/>
        </w:rPr>
        <w:t>-</w:t>
      </w:r>
      <w:r w:rsidR="004642E1" w:rsidRPr="00B4304A">
        <w:rPr>
          <w:rFonts w:ascii="Candara" w:hAnsi="Candara"/>
          <w:b/>
          <w:sz w:val="72"/>
          <w:szCs w:val="72"/>
          <w:lang w:val="en-GB"/>
        </w:rPr>
        <w:t>Producer</w:t>
      </w:r>
    </w:p>
    <w:p w14:paraId="7ADFBDE8" w14:textId="77777777"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14:paraId="74855F18" w14:textId="77777777" w:rsidR="006A272A" w:rsidRPr="00B4304A" w:rsidRDefault="006A272A" w:rsidP="006A272A">
      <w:pPr>
        <w:jc w:val="center"/>
        <w:rPr>
          <w:rFonts w:ascii="Candara" w:hAnsi="Candara"/>
          <w:sz w:val="52"/>
          <w:szCs w:val="52"/>
          <w:lang w:val="en-GB"/>
        </w:rPr>
      </w:pPr>
    </w:p>
    <w:p w14:paraId="3B9E18A0" w14:textId="77777777"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14:paraId="48C29ADB" w14:textId="0B9617EC" w:rsidR="00DF331C" w:rsidRDefault="00556D78">
      <w:pPr>
        <w:jc w:val="center"/>
        <w:rPr>
          <w:ins w:id="0" w:author="Holger Eichelberger" w:date="2021-10-21T08:44:00Z"/>
          <w:rFonts w:ascii="Candara" w:hAnsi="Candara"/>
          <w:sz w:val="28"/>
          <w:szCs w:val="28"/>
          <w:lang w:val="en-US"/>
        </w:rPr>
        <w:pPrChange w:id="1" w:author="Holger Eichelberger" w:date="2021-10-21T08:44:00Z">
          <w:pPr/>
        </w:pPrChange>
      </w:pPr>
      <w:ins w:id="2" w:author="Holger Eichelberger" w:date="2021-10-21T09:15:00Z">
        <w:r>
          <w:rPr>
            <w:rFonts w:ascii="Candara" w:hAnsi="Candara"/>
            <w:sz w:val="28"/>
            <w:szCs w:val="28"/>
            <w:lang w:val="en-GB"/>
          </w:rPr>
          <w:t>Preview</w:t>
        </w:r>
      </w:ins>
      <w:ins w:id="3" w:author="Holger Eichelberger" w:date="2021-10-21T08:44:00Z">
        <w:r w:rsidR="00DF331C">
          <w:rPr>
            <w:rFonts w:ascii="Candara" w:hAnsi="Candara"/>
            <w:sz w:val="28"/>
            <w:szCs w:val="28"/>
            <w:lang w:val="en-GB"/>
          </w:rPr>
          <w:t xml:space="preserve"> </w:t>
        </w:r>
      </w:ins>
      <w:del w:id="4" w:author="Holger Eichelberger" w:date="2021-10-21T09:15:00Z">
        <w:r w:rsidR="006A272A" w:rsidRPr="00B4304A" w:rsidDel="00556D78">
          <w:rPr>
            <w:rFonts w:ascii="Candara" w:hAnsi="Candara"/>
            <w:sz w:val="28"/>
            <w:szCs w:val="28"/>
            <w:lang w:val="en-GB"/>
          </w:rPr>
          <w:delText>V</w:delText>
        </w:r>
      </w:del>
      <w:ins w:id="5" w:author="Holger Eichelberger" w:date="2021-10-21T09:15:00Z">
        <w:r>
          <w:rPr>
            <w:rFonts w:ascii="Candara" w:hAnsi="Candara"/>
            <w:sz w:val="28"/>
            <w:szCs w:val="28"/>
            <w:lang w:val="en-GB"/>
          </w:rPr>
          <w:t>v</w:t>
        </w:r>
      </w:ins>
      <w:bookmarkStart w:id="6" w:name="_GoBack"/>
      <w:bookmarkEnd w:id="6"/>
      <w:r w:rsidR="006A272A" w:rsidRPr="00B4304A">
        <w:rPr>
          <w:rFonts w:ascii="Candara" w:hAnsi="Candara"/>
          <w:sz w:val="28"/>
          <w:szCs w:val="28"/>
          <w:lang w:val="en-GB"/>
        </w:rPr>
        <w:t xml:space="preserve">ersion </w:t>
      </w:r>
      <w:del w:id="7" w:author="Holger Eichelberger" w:date="2021-10-21T09:15:00Z">
        <w:r w:rsidR="002B4520" w:rsidRPr="00B4304A" w:rsidDel="00556D78">
          <w:rPr>
            <w:rFonts w:ascii="Candara" w:hAnsi="Candara"/>
            <w:sz w:val="28"/>
            <w:szCs w:val="28"/>
            <w:lang w:val="en-GB"/>
          </w:rPr>
          <w:delText>1.</w:delText>
        </w:r>
        <w:r w:rsidR="00E75F1B" w:rsidDel="00556D78">
          <w:rPr>
            <w:rFonts w:ascii="Candara" w:hAnsi="Candara"/>
            <w:sz w:val="28"/>
            <w:szCs w:val="28"/>
            <w:lang w:val="en-GB"/>
          </w:rPr>
          <w:delText>5</w:delText>
        </w:r>
        <w:r w:rsidR="00EA598E" w:rsidDel="00556D78">
          <w:rPr>
            <w:rFonts w:ascii="Candara" w:hAnsi="Candara"/>
            <w:sz w:val="28"/>
            <w:szCs w:val="28"/>
            <w:lang w:val="en-GB"/>
          </w:rPr>
          <w:delText>.</w:delText>
        </w:r>
      </w:del>
      <w:del w:id="8" w:author="Holger Eichelberger" w:date="2021-06-03T09:54:00Z">
        <w:r w:rsidR="00EA598E" w:rsidDel="00C36548">
          <w:rPr>
            <w:rFonts w:ascii="Candara" w:hAnsi="Candara"/>
            <w:sz w:val="28"/>
            <w:szCs w:val="28"/>
            <w:lang w:val="en-GB"/>
          </w:rPr>
          <w:delText>1</w:delText>
        </w:r>
      </w:del>
      <w:ins w:id="9" w:author="Holger Eichelberger" w:date="2021-10-21T08:44:00Z">
        <w:r w:rsidR="00DF331C">
          <w:rPr>
            <w:rFonts w:ascii="Candara" w:hAnsi="Candara"/>
            <w:sz w:val="28"/>
            <w:szCs w:val="28"/>
            <w:lang w:val="en-GB"/>
          </w:rPr>
          <w:t>of 03.06.2021</w:t>
        </w:r>
      </w:ins>
    </w:p>
    <w:p w14:paraId="7524BD21" w14:textId="77777777" w:rsidR="00DF331C" w:rsidRDefault="00DF331C">
      <w:pPr>
        <w:jc w:val="center"/>
        <w:rPr>
          <w:ins w:id="10" w:author="Holger Eichelberger" w:date="2021-10-21T08:44:00Z"/>
          <w:rFonts w:ascii="Candara" w:hAnsi="Candara"/>
          <w:lang w:val="en-US"/>
        </w:rPr>
        <w:pPrChange w:id="11" w:author="Holger Eichelberger" w:date="2021-10-21T08:44:00Z">
          <w:pPr/>
        </w:pPrChange>
      </w:pPr>
    </w:p>
    <w:p w14:paraId="5CCC5A56" w14:textId="6CBBA137" w:rsidR="00C3297C" w:rsidRPr="00B4304A" w:rsidRDefault="00C3297C">
      <w:pPr>
        <w:jc w:val="center"/>
        <w:rPr>
          <w:rFonts w:ascii="Candara" w:hAnsi="Candara"/>
          <w:lang w:val="en-GB"/>
        </w:rPr>
        <w:pPrChange w:id="12" w:author="Holger Eichelberger" w:date="2021-10-21T08:44:00Z">
          <w:pPr/>
        </w:pPrChange>
      </w:pPr>
      <w:bookmarkStart w:id="13" w:name="_Hlk85698287"/>
      <w:r w:rsidRPr="00B4304A">
        <w:rPr>
          <w:rFonts w:ascii="Candara" w:hAnsi="Candara"/>
          <w:lang w:val="en-GB"/>
        </w:rPr>
        <w:t>©2015</w:t>
      </w:r>
      <w:ins w:id="14" w:author="Holger Eichelberger" w:date="2021-06-03T09:54:00Z">
        <w:r w:rsidR="004A03A6">
          <w:rPr>
            <w:rFonts w:ascii="Candara" w:hAnsi="Candara"/>
            <w:lang w:val="en-GB"/>
          </w:rPr>
          <w:t>-2021</w:t>
        </w:r>
      </w:ins>
      <w:r w:rsidRPr="00B4304A">
        <w:rPr>
          <w:rFonts w:ascii="Candara" w:hAnsi="Candara"/>
          <w:lang w:val="en-GB"/>
        </w:rPr>
        <w:t xml:space="preserve"> Software Systems Engineering (SSE) Group, University of Hildesheim, Germany.</w:t>
      </w:r>
    </w:p>
    <w:bookmarkEnd w:id="13"/>
    <w:p w14:paraId="26B275FA" w14:textId="77777777" w:rsidR="006A272A" w:rsidRPr="00B4304A" w:rsidRDefault="006A272A" w:rsidP="009B4932">
      <w:pPr>
        <w:rPr>
          <w:rFonts w:ascii="Candara" w:hAnsi="Candara"/>
          <w:lang w:val="en-GB"/>
        </w:rPr>
        <w:sectPr w:rsidR="006A272A" w:rsidRPr="00B4304A" w:rsidSect="00046247">
          <w:headerReference w:type="default" r:id="rId12"/>
          <w:footerReference w:type="default" r:id="rId13"/>
          <w:pgSz w:w="11906" w:h="16838"/>
          <w:pgMar w:top="1417" w:right="1417" w:bottom="1134" w:left="1417" w:header="708" w:footer="708" w:gutter="0"/>
          <w:cols w:space="708"/>
          <w:titlePg/>
          <w:docGrid w:linePitch="360"/>
        </w:sectPr>
      </w:pPr>
    </w:p>
    <w:p w14:paraId="2764BE68" w14:textId="77777777"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B4304A" w14:paraId="142642D7" w14:textId="77777777" w:rsidTr="00046247">
        <w:tc>
          <w:tcPr>
            <w:tcW w:w="817" w:type="dxa"/>
          </w:tcPr>
          <w:p w14:paraId="5EE9534D" w14:textId="77777777"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14:paraId="382DA1AA" w14:textId="77777777"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14:paraId="499FD7CA" w14:textId="77777777"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556D78" w14:paraId="2AD785BE" w14:textId="77777777" w:rsidTr="00046247">
        <w:tc>
          <w:tcPr>
            <w:tcW w:w="817" w:type="dxa"/>
          </w:tcPr>
          <w:p w14:paraId="1ADEFF82" w14:textId="77777777"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14:paraId="77FCEA0D" w14:textId="77777777"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14:paraId="3CABEE08" w14:textId="77777777"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14:paraId="78628C63" w14:textId="77777777" w:rsidTr="00046247">
        <w:tc>
          <w:tcPr>
            <w:tcW w:w="817" w:type="dxa"/>
          </w:tcPr>
          <w:p w14:paraId="2932A5E3" w14:textId="77777777"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14:paraId="1712C378" w14:textId="77777777"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14:paraId="45E18971" w14:textId="77777777" w:rsidR="00511D0A" w:rsidRPr="00B4304A" w:rsidRDefault="00F81E0C" w:rsidP="000E50C0">
            <w:pPr>
              <w:rPr>
                <w:rFonts w:ascii="Candara" w:hAnsi="Candara"/>
                <w:lang w:val="en-GB"/>
              </w:rPr>
            </w:pPr>
            <w:r w:rsidRPr="00B4304A">
              <w:rPr>
                <w:rFonts w:ascii="Candara" w:hAnsi="Candara"/>
                <w:lang w:val="en-GB"/>
              </w:rPr>
              <w:t xml:space="preserve">Changes due to migration to </w:t>
            </w:r>
            <w:proofErr w:type="spellStart"/>
            <w:r w:rsidRPr="00B4304A">
              <w:rPr>
                <w:rFonts w:ascii="Candara" w:hAnsi="Candara"/>
                <w:lang w:val="en-GB"/>
              </w:rPr>
              <w:t>Xtext</w:t>
            </w:r>
            <w:proofErr w:type="spellEnd"/>
            <w:r w:rsidRPr="00B4304A">
              <w:rPr>
                <w:rFonts w:ascii="Candara" w:hAnsi="Candara"/>
                <w:lang w:val="en-GB"/>
              </w:rPr>
              <w:t xml:space="preserve"> version 2.3.1,</w:t>
            </w:r>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556D78" w14:paraId="765FC21C" w14:textId="77777777" w:rsidTr="00046247">
        <w:tc>
          <w:tcPr>
            <w:tcW w:w="817" w:type="dxa"/>
          </w:tcPr>
          <w:p w14:paraId="77B0B815" w14:textId="77777777"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14:paraId="5193033A" w14:textId="77777777"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14:paraId="0FEF9CD1" w14:textId="77777777"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556D78" w14:paraId="019699F8" w14:textId="77777777" w:rsidTr="00046247">
        <w:tc>
          <w:tcPr>
            <w:tcW w:w="817" w:type="dxa"/>
          </w:tcPr>
          <w:p w14:paraId="52A69140" w14:textId="77777777"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14:paraId="5B1F1F70" w14:textId="77777777"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14:paraId="5405E7B3" w14:textId="77777777" w:rsidR="000E50C0" w:rsidRPr="00B4304A" w:rsidRDefault="000E50C0" w:rsidP="009B4932">
            <w:pPr>
              <w:rPr>
                <w:rFonts w:ascii="Candara" w:hAnsi="Candara"/>
                <w:lang w:val="en-GB"/>
              </w:rPr>
            </w:pPr>
            <w:r w:rsidRPr="00B4304A">
              <w:rPr>
                <w:rFonts w:ascii="Candara" w:hAnsi="Candara"/>
                <w:lang w:val="en-GB"/>
              </w:rPr>
              <w:t xml:space="preserve">Section 3 updated (inclusion of </w:t>
            </w:r>
            <w:proofErr w:type="spellStart"/>
            <w:r w:rsidRPr="00B4304A">
              <w:rPr>
                <w:rFonts w:ascii="Candara" w:hAnsi="Candara"/>
                <w:lang w:val="en-GB"/>
              </w:rPr>
              <w:t>Xtext</w:t>
            </w:r>
            <w:proofErr w:type="spellEnd"/>
            <w:r w:rsidRPr="00B4304A">
              <w:rPr>
                <w:rFonts w:ascii="Candara" w:hAnsi="Candara"/>
                <w:lang w:val="en-GB"/>
              </w:rPr>
              <w:t xml:space="preserve"> features in </w:t>
            </w:r>
            <w:proofErr w:type="spellStart"/>
            <w:r w:rsidRPr="00B4304A">
              <w:rPr>
                <w:rFonts w:ascii="Candara" w:hAnsi="Candara"/>
                <w:lang w:val="en-GB"/>
              </w:rPr>
              <w:t>EASy</w:t>
            </w:r>
            <w:proofErr w:type="spellEnd"/>
            <w:r w:rsidRPr="00B4304A">
              <w:rPr>
                <w:rFonts w:ascii="Candara" w:hAnsi="Candara"/>
                <w:lang w:val="en-GB"/>
              </w:rPr>
              <w:t xml:space="preserve"> update site).</w:t>
            </w:r>
          </w:p>
        </w:tc>
      </w:tr>
      <w:tr w:rsidR="000E50C0" w:rsidRPr="00556D78" w14:paraId="79716774" w14:textId="77777777" w:rsidTr="00046247">
        <w:tc>
          <w:tcPr>
            <w:tcW w:w="817" w:type="dxa"/>
          </w:tcPr>
          <w:p w14:paraId="099D6DB4" w14:textId="77777777"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14:paraId="7786451D" w14:textId="77777777"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14:paraId="7516741D" w14:textId="77777777"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556D78" w14:paraId="346EFD4C" w14:textId="77777777" w:rsidTr="00046247">
        <w:tc>
          <w:tcPr>
            <w:tcW w:w="817" w:type="dxa"/>
          </w:tcPr>
          <w:p w14:paraId="0E9AD524" w14:textId="77777777"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14:paraId="64EF6D44" w14:textId="77777777"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14:paraId="503FA377" w14:textId="77777777"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14:paraId="0F742DEF" w14:textId="77777777" w:rsidTr="00046247">
        <w:tc>
          <w:tcPr>
            <w:tcW w:w="817" w:type="dxa"/>
          </w:tcPr>
          <w:p w14:paraId="20F82A1F" w14:textId="77777777"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14:paraId="6B74B51C" w14:textId="77777777"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14:paraId="7754E8CE" w14:textId="77777777"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556D78" w14:paraId="353CA9C1" w14:textId="77777777" w:rsidTr="00046247">
        <w:tc>
          <w:tcPr>
            <w:tcW w:w="817" w:type="dxa"/>
          </w:tcPr>
          <w:p w14:paraId="7712F07B" w14:textId="77777777"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14:paraId="2CA0838A" w14:textId="77777777"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14:paraId="24E30B7E" w14:textId="77777777" w:rsidR="000C2AFF" w:rsidRPr="00B4304A" w:rsidRDefault="000C2AFF" w:rsidP="009B4932">
            <w:pPr>
              <w:rPr>
                <w:rFonts w:ascii="Candara" w:hAnsi="Candara"/>
                <w:lang w:val="en-GB"/>
              </w:rPr>
            </w:pPr>
            <w:r w:rsidRPr="00B4304A">
              <w:rPr>
                <w:rFonts w:ascii="Candara" w:hAnsi="Candara"/>
                <w:lang w:val="en-GB"/>
              </w:rPr>
              <w:t>FAQ sections for Maven and the SSE reasoner added</w:t>
            </w:r>
          </w:p>
        </w:tc>
      </w:tr>
      <w:tr w:rsidR="00AF6B9F" w:rsidRPr="00556D78" w14:paraId="0CC089DA" w14:textId="77777777" w:rsidTr="00046247">
        <w:tc>
          <w:tcPr>
            <w:tcW w:w="817" w:type="dxa"/>
          </w:tcPr>
          <w:p w14:paraId="734927CD" w14:textId="77777777"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14:paraId="5888E9BE" w14:textId="77777777"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14:paraId="177C0B0C" w14:textId="77777777" w:rsidR="00AF6B9F" w:rsidRPr="00B4304A" w:rsidRDefault="00AF6B9F" w:rsidP="009B4932">
            <w:pPr>
              <w:rPr>
                <w:rFonts w:ascii="Candara" w:hAnsi="Candara"/>
                <w:lang w:val="en-GB"/>
              </w:rPr>
            </w:pPr>
            <w:r w:rsidRPr="00B4304A">
              <w:rPr>
                <w:rFonts w:ascii="Candara" w:hAnsi="Candara"/>
                <w:lang w:val="en-GB"/>
              </w:rPr>
              <w:t xml:space="preserve">Migration to </w:t>
            </w:r>
            <w:proofErr w:type="spellStart"/>
            <w:r w:rsidRPr="00B4304A">
              <w:rPr>
                <w:rFonts w:ascii="Candara" w:hAnsi="Candara"/>
                <w:lang w:val="en-GB"/>
              </w:rPr>
              <w:t>Xtext</w:t>
            </w:r>
            <w:proofErr w:type="spellEnd"/>
            <w:r w:rsidRPr="00B4304A">
              <w:rPr>
                <w:rFonts w:ascii="Candara" w:hAnsi="Candara"/>
                <w:lang w:val="en-GB"/>
              </w:rPr>
              <w:t xml:space="preserve"> version 2.5.3, Examples, Updated installation of </w:t>
            </w:r>
            <w:proofErr w:type="spellStart"/>
            <w:r w:rsidRPr="00B4304A">
              <w:rPr>
                <w:rFonts w:ascii="Candara" w:hAnsi="Candara"/>
                <w:lang w:val="en-GB"/>
              </w:rPr>
              <w:t>EASy</w:t>
            </w:r>
            <w:proofErr w:type="spellEnd"/>
            <w:r w:rsidRPr="00B4304A">
              <w:rPr>
                <w:rFonts w:ascii="Candara" w:hAnsi="Candara"/>
                <w:lang w:val="en-GB"/>
              </w:rPr>
              <w:t xml:space="preserve">-Producer </w:t>
            </w:r>
          </w:p>
        </w:tc>
      </w:tr>
      <w:tr w:rsidR="00672926" w:rsidRPr="00672926" w14:paraId="209FA0A7" w14:textId="77777777" w:rsidTr="00046247">
        <w:tc>
          <w:tcPr>
            <w:tcW w:w="817" w:type="dxa"/>
          </w:tcPr>
          <w:p w14:paraId="51753667" w14:textId="77777777" w:rsidR="00672926" w:rsidRPr="00B4304A" w:rsidRDefault="00672926" w:rsidP="009B4932">
            <w:pPr>
              <w:rPr>
                <w:rFonts w:ascii="Candara" w:hAnsi="Candara"/>
                <w:lang w:val="en-GB"/>
              </w:rPr>
            </w:pPr>
            <w:r>
              <w:rPr>
                <w:rFonts w:ascii="Candara" w:hAnsi="Candara"/>
                <w:lang w:val="en-GB"/>
              </w:rPr>
              <w:t>1.4</w:t>
            </w:r>
          </w:p>
        </w:tc>
        <w:tc>
          <w:tcPr>
            <w:tcW w:w="1418" w:type="dxa"/>
          </w:tcPr>
          <w:p w14:paraId="18B4EED4" w14:textId="77777777" w:rsidR="00672926" w:rsidRPr="00B4304A" w:rsidRDefault="00672926" w:rsidP="009B4932">
            <w:pPr>
              <w:rPr>
                <w:rFonts w:ascii="Candara" w:hAnsi="Candara"/>
                <w:lang w:val="en-GB"/>
              </w:rPr>
            </w:pPr>
            <w:r>
              <w:rPr>
                <w:rFonts w:ascii="Candara" w:hAnsi="Candara"/>
                <w:lang w:val="en-GB"/>
              </w:rPr>
              <w:t>20.07.2015</w:t>
            </w:r>
          </w:p>
        </w:tc>
        <w:tc>
          <w:tcPr>
            <w:tcW w:w="6977" w:type="dxa"/>
          </w:tcPr>
          <w:p w14:paraId="703AF395" w14:textId="77777777" w:rsidR="00672926" w:rsidRPr="00B4304A" w:rsidRDefault="00672926" w:rsidP="00672926">
            <w:pPr>
              <w:rPr>
                <w:rFonts w:ascii="Candara" w:hAnsi="Candara"/>
                <w:lang w:val="en-GB"/>
              </w:rPr>
            </w:pPr>
            <w:r>
              <w:rPr>
                <w:rFonts w:ascii="Candara" w:hAnsi="Candara"/>
                <w:lang w:val="en-GB"/>
              </w:rPr>
              <w:t xml:space="preserve">Described example: </w:t>
            </w:r>
            <w:proofErr w:type="spellStart"/>
            <w:r w:rsidRPr="00B4304A">
              <w:rPr>
                <w:lang w:val="en-GB"/>
              </w:rPr>
              <w:t>EASyDemoCommands</w:t>
            </w:r>
            <w:proofErr w:type="spellEnd"/>
          </w:p>
        </w:tc>
      </w:tr>
      <w:tr w:rsidR="00E75F1B" w:rsidRPr="00672926" w14:paraId="6475ADC5" w14:textId="77777777" w:rsidTr="00046247">
        <w:tc>
          <w:tcPr>
            <w:tcW w:w="817" w:type="dxa"/>
          </w:tcPr>
          <w:p w14:paraId="26E2F485" w14:textId="77777777" w:rsidR="00E75F1B" w:rsidRDefault="00E75F1B" w:rsidP="009B4932">
            <w:pPr>
              <w:rPr>
                <w:rFonts w:ascii="Candara" w:hAnsi="Candara"/>
                <w:lang w:val="en-GB"/>
              </w:rPr>
            </w:pPr>
            <w:r>
              <w:rPr>
                <w:rFonts w:ascii="Candara" w:hAnsi="Candara"/>
                <w:lang w:val="en-GB"/>
              </w:rPr>
              <w:t>1.5</w:t>
            </w:r>
          </w:p>
        </w:tc>
        <w:tc>
          <w:tcPr>
            <w:tcW w:w="1418" w:type="dxa"/>
          </w:tcPr>
          <w:p w14:paraId="6BCB6197" w14:textId="77777777" w:rsidR="00E75F1B" w:rsidRDefault="00E75F1B" w:rsidP="009B4932">
            <w:pPr>
              <w:rPr>
                <w:rFonts w:ascii="Candara" w:hAnsi="Candara"/>
                <w:lang w:val="en-GB"/>
              </w:rPr>
            </w:pPr>
            <w:r>
              <w:rPr>
                <w:rFonts w:ascii="Candara" w:hAnsi="Candara"/>
                <w:lang w:val="en-GB"/>
              </w:rPr>
              <w:t>29.07.2015</w:t>
            </w:r>
          </w:p>
        </w:tc>
        <w:tc>
          <w:tcPr>
            <w:tcW w:w="6977" w:type="dxa"/>
          </w:tcPr>
          <w:p w14:paraId="746BBE6F" w14:textId="77777777" w:rsidR="00E75F1B" w:rsidRDefault="00E75F1B" w:rsidP="00672926">
            <w:pPr>
              <w:rPr>
                <w:rFonts w:ascii="Candara" w:hAnsi="Candara"/>
                <w:lang w:val="en-GB"/>
              </w:rPr>
            </w:pPr>
            <w:r>
              <w:rPr>
                <w:rFonts w:ascii="Candara" w:hAnsi="Candara"/>
                <w:lang w:val="en-GB"/>
              </w:rPr>
              <w:t>Updated Examples section.</w:t>
            </w:r>
          </w:p>
        </w:tc>
      </w:tr>
      <w:tr w:rsidR="00EA598E" w:rsidRPr="00556D78" w14:paraId="4AD869F2" w14:textId="77777777" w:rsidTr="00046247">
        <w:tc>
          <w:tcPr>
            <w:tcW w:w="817" w:type="dxa"/>
          </w:tcPr>
          <w:p w14:paraId="11984BBD" w14:textId="77777777" w:rsidR="00EA598E" w:rsidRDefault="00EA598E" w:rsidP="009B4932">
            <w:pPr>
              <w:rPr>
                <w:rFonts w:ascii="Candara" w:hAnsi="Candara"/>
                <w:lang w:val="en-GB"/>
              </w:rPr>
            </w:pPr>
            <w:r>
              <w:rPr>
                <w:rFonts w:ascii="Candara" w:hAnsi="Candara"/>
                <w:lang w:val="en-GB"/>
              </w:rPr>
              <w:t>1.5.1</w:t>
            </w:r>
          </w:p>
        </w:tc>
        <w:tc>
          <w:tcPr>
            <w:tcW w:w="1418" w:type="dxa"/>
          </w:tcPr>
          <w:p w14:paraId="1A9E5E17" w14:textId="77777777" w:rsidR="00EA598E" w:rsidRDefault="00EA598E" w:rsidP="009B4932">
            <w:pPr>
              <w:rPr>
                <w:rFonts w:ascii="Candara" w:hAnsi="Candara"/>
                <w:lang w:val="en-GB"/>
              </w:rPr>
            </w:pPr>
            <w:r>
              <w:rPr>
                <w:rFonts w:ascii="Candara" w:hAnsi="Candara"/>
                <w:lang w:val="en-GB"/>
              </w:rPr>
              <w:t>08.01.2018</w:t>
            </w:r>
          </w:p>
        </w:tc>
        <w:tc>
          <w:tcPr>
            <w:tcW w:w="6977" w:type="dxa"/>
          </w:tcPr>
          <w:p w14:paraId="488C5652" w14:textId="77777777" w:rsidR="00EA598E" w:rsidRDefault="00EA598E" w:rsidP="00672926">
            <w:pPr>
              <w:rPr>
                <w:rFonts w:ascii="Candara" w:hAnsi="Candara"/>
                <w:lang w:val="en-GB"/>
              </w:rPr>
            </w:pPr>
            <w:r>
              <w:rPr>
                <w:rFonts w:ascii="Candara" w:hAnsi="Candara"/>
                <w:lang w:val="en-GB"/>
              </w:rPr>
              <w:t>Term</w:t>
            </w:r>
            <w:r w:rsidR="00E97846">
              <w:rPr>
                <w:rFonts w:ascii="Candara" w:hAnsi="Candara"/>
                <w:lang w:val="en-GB"/>
              </w:rPr>
              <w:t xml:space="preserve"> / line number</w:t>
            </w:r>
            <w:r>
              <w:rPr>
                <w:rFonts w:ascii="Candara" w:hAnsi="Candara"/>
                <w:lang w:val="en-GB"/>
              </w:rPr>
              <w:t xml:space="preserve"> updates</w:t>
            </w:r>
            <w:r w:rsidR="00E97846">
              <w:rPr>
                <w:rFonts w:ascii="Candara" w:hAnsi="Candara"/>
                <w:lang w:val="en-GB"/>
              </w:rPr>
              <w:t xml:space="preserve"> (reported by M. </w:t>
            </w:r>
            <w:proofErr w:type="spellStart"/>
            <w:r w:rsidR="00E97846">
              <w:rPr>
                <w:rFonts w:ascii="Candara" w:hAnsi="Candara"/>
                <w:lang w:val="en-GB"/>
              </w:rPr>
              <w:t>Keunecke</w:t>
            </w:r>
            <w:proofErr w:type="spellEnd"/>
            <w:r w:rsidR="00E97846">
              <w:rPr>
                <w:rFonts w:ascii="Candara" w:hAnsi="Candara"/>
                <w:lang w:val="en-GB"/>
              </w:rPr>
              <w:t>)</w:t>
            </w:r>
          </w:p>
        </w:tc>
      </w:tr>
      <w:tr w:rsidR="00F305A8" w:rsidRPr="008D45B2" w14:paraId="0CF7AE8E" w14:textId="77777777" w:rsidTr="00046247">
        <w:trPr>
          <w:ins w:id="15" w:author="Holger Eichelberger" w:date="2021-06-03T09:54:00Z"/>
        </w:trPr>
        <w:tc>
          <w:tcPr>
            <w:tcW w:w="817" w:type="dxa"/>
          </w:tcPr>
          <w:p w14:paraId="5979BD02" w14:textId="39D55BCF" w:rsidR="00F305A8" w:rsidRDefault="00F305A8" w:rsidP="009B4932">
            <w:pPr>
              <w:rPr>
                <w:ins w:id="16" w:author="Holger Eichelberger" w:date="2021-06-03T09:54:00Z"/>
                <w:rFonts w:ascii="Candara" w:hAnsi="Candara"/>
                <w:lang w:val="en-GB"/>
              </w:rPr>
            </w:pPr>
            <w:ins w:id="17" w:author="Holger Eichelberger" w:date="2021-06-03T09:54:00Z">
              <w:r>
                <w:rPr>
                  <w:rFonts w:ascii="Candara" w:hAnsi="Candara"/>
                  <w:lang w:val="en-GB"/>
                </w:rPr>
                <w:t>1.52</w:t>
              </w:r>
            </w:ins>
          </w:p>
        </w:tc>
        <w:tc>
          <w:tcPr>
            <w:tcW w:w="1418" w:type="dxa"/>
          </w:tcPr>
          <w:p w14:paraId="2E54EDD7" w14:textId="18F2F12A" w:rsidR="00F305A8" w:rsidRDefault="00F305A8" w:rsidP="009B4932">
            <w:pPr>
              <w:rPr>
                <w:ins w:id="18" w:author="Holger Eichelberger" w:date="2021-06-03T09:54:00Z"/>
                <w:rFonts w:ascii="Candara" w:hAnsi="Candara"/>
                <w:lang w:val="en-GB"/>
              </w:rPr>
            </w:pPr>
            <w:ins w:id="19" w:author="Holger Eichelberger" w:date="2021-06-03T09:54:00Z">
              <w:r>
                <w:rPr>
                  <w:rFonts w:ascii="Candara" w:hAnsi="Candara"/>
                  <w:lang w:val="en-GB"/>
                </w:rPr>
                <w:t>03.06.2021</w:t>
              </w:r>
            </w:ins>
          </w:p>
        </w:tc>
        <w:tc>
          <w:tcPr>
            <w:tcW w:w="6977" w:type="dxa"/>
          </w:tcPr>
          <w:p w14:paraId="0B350B1B" w14:textId="1DEF04A5" w:rsidR="00F305A8" w:rsidRDefault="00F305A8" w:rsidP="00672926">
            <w:pPr>
              <w:rPr>
                <w:ins w:id="20" w:author="Holger Eichelberger" w:date="2021-06-03T09:54:00Z"/>
                <w:rFonts w:ascii="Candara" w:hAnsi="Candara"/>
                <w:lang w:val="en-GB"/>
              </w:rPr>
            </w:pPr>
            <w:ins w:id="21" w:author="Holger Eichelberger" w:date="2021-06-03T09:54:00Z">
              <w:r>
                <w:rPr>
                  <w:rFonts w:ascii="Candara" w:hAnsi="Candara"/>
                  <w:lang w:val="en-GB"/>
                </w:rPr>
                <w:t>Extended .text files</w:t>
              </w:r>
            </w:ins>
          </w:p>
        </w:tc>
      </w:tr>
    </w:tbl>
    <w:p w14:paraId="6B6540CD" w14:textId="77777777" w:rsidR="00511D0A" w:rsidRPr="00B4304A" w:rsidRDefault="00511D0A" w:rsidP="009B4932">
      <w:pPr>
        <w:rPr>
          <w:rFonts w:ascii="Candara" w:hAnsi="Candara"/>
          <w:lang w:val="en-GB"/>
        </w:rPr>
      </w:pPr>
    </w:p>
    <w:p w14:paraId="2673FB26" w14:textId="77777777" w:rsidR="006B3B66" w:rsidRPr="00B4304A" w:rsidRDefault="006B3B66" w:rsidP="006B3B66">
      <w:pPr>
        <w:rPr>
          <w:rFonts w:ascii="Candara" w:hAnsi="Candara"/>
          <w:lang w:val="en-GB"/>
        </w:rPr>
      </w:pPr>
    </w:p>
    <w:p w14:paraId="4A76B240" w14:textId="77777777"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14:paraId="46A12C19" w14:textId="77777777"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14:paraId="302595AC" w14:textId="77777777" w:rsidR="006B3B66" w:rsidRPr="00B4304A" w:rsidRDefault="006B3B66" w:rsidP="009B4932">
      <w:pPr>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 xml:space="preserve">-Producer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14:paraId="2CEBB21D" w14:textId="77777777"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14:paraId="691CD913" w14:textId="77777777"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proofErr w:type="spellStart"/>
      <w:r w:rsidR="00C5747F" w:rsidRPr="00B4304A">
        <w:rPr>
          <w:rFonts w:ascii="Candara" w:hAnsi="Candara"/>
          <w:lang w:val="en-GB"/>
        </w:rPr>
        <w:t>EASy</w:t>
      </w:r>
      <w:proofErr w:type="spellEnd"/>
      <w:r w:rsidR="00C5747F" w:rsidRPr="00B4304A">
        <w:rPr>
          <w:rFonts w:ascii="Candara" w:hAnsi="Candara"/>
          <w:lang w:val="en-GB"/>
        </w:rPr>
        <w:t>-</w:t>
      </w:r>
      <w:r w:rsidR="006B3B66" w:rsidRPr="00B4304A">
        <w:rPr>
          <w:rFonts w:ascii="Candara" w:hAnsi="Candara"/>
          <w:lang w:val="en-GB"/>
        </w:rPr>
        <w:t>Producer update site</w:t>
      </w:r>
      <w:r w:rsidRPr="00B4304A">
        <w:rPr>
          <w:rFonts w:ascii="Candara" w:hAnsi="Candara"/>
          <w:lang w:val="en-GB"/>
        </w:rPr>
        <w:t xml:space="preserve"> for easy installation and updates:</w:t>
      </w:r>
    </w:p>
    <w:p w14:paraId="12C0A63E" w14:textId="77777777" w:rsidR="006B3B66" w:rsidRPr="00B4304A" w:rsidRDefault="00BD3F08" w:rsidP="006B3B66">
      <w:pPr>
        <w:jc w:val="both"/>
        <w:rPr>
          <w:rFonts w:ascii="Candara" w:hAnsi="Candara"/>
          <w:lang w:val="en-GB"/>
        </w:rPr>
      </w:pPr>
      <w:r>
        <w:fldChar w:fldCharType="begin"/>
      </w:r>
      <w:r w:rsidRPr="008D45B2">
        <w:rPr>
          <w:lang w:val="en-GB"/>
          <w:rPrChange w:id="22" w:author="Holger Eichelberger" w:date="2021-06-03T09:46:00Z">
            <w:rPr/>
          </w:rPrChange>
        </w:rPr>
        <w:instrText xml:space="preserve"> HYPERLINK "http://projects.sse.uni-hildesheim.de/easy/" </w:instrText>
      </w:r>
      <w:r>
        <w:fldChar w:fldCharType="separate"/>
      </w:r>
      <w:r w:rsidR="006B3B66" w:rsidRPr="00B4304A">
        <w:rPr>
          <w:rStyle w:val="Hyperlink"/>
          <w:rFonts w:ascii="Candara" w:hAnsi="Candara"/>
          <w:lang w:val="en-GB"/>
        </w:rPr>
        <w:t>http://projects.sse.uni-hildesheim.de/easy/</w:t>
      </w:r>
      <w:r>
        <w:rPr>
          <w:rStyle w:val="Hyperlink"/>
          <w:rFonts w:ascii="Candara" w:hAnsi="Candara"/>
          <w:lang w:val="en-GB"/>
        </w:rPr>
        <w:fldChar w:fldCharType="end"/>
      </w:r>
    </w:p>
    <w:p w14:paraId="03B64110" w14:textId="77777777" w:rsidR="004531AE" w:rsidRPr="00B4304A" w:rsidRDefault="004531AE" w:rsidP="009B4932">
      <w:pPr>
        <w:rPr>
          <w:rFonts w:ascii="Candara" w:hAnsi="Candara"/>
          <w:lang w:val="en-GB"/>
        </w:rPr>
      </w:pPr>
    </w:p>
    <w:p w14:paraId="01EAC08F" w14:textId="77777777" w:rsidR="004531AE" w:rsidRPr="00B4304A" w:rsidRDefault="004531AE" w:rsidP="009B4932">
      <w:pPr>
        <w:rPr>
          <w:rFonts w:ascii="Candara" w:hAnsi="Candara"/>
          <w:lang w:val="en-GB"/>
        </w:rPr>
      </w:pPr>
    </w:p>
    <w:p w14:paraId="25E9D4D7" w14:textId="77777777" w:rsidR="004531AE" w:rsidRPr="00B4304A" w:rsidRDefault="004531AE" w:rsidP="009B4932">
      <w:pPr>
        <w:rPr>
          <w:rFonts w:ascii="Candara" w:hAnsi="Candara"/>
          <w:lang w:val="en-GB"/>
        </w:rPr>
      </w:pPr>
    </w:p>
    <w:p w14:paraId="1696FA00" w14:textId="77777777" w:rsidR="004531AE" w:rsidRPr="00B4304A" w:rsidRDefault="004531AE" w:rsidP="009B4932">
      <w:pPr>
        <w:rPr>
          <w:rFonts w:ascii="Candara" w:hAnsi="Candara"/>
          <w:lang w:val="en-GB"/>
        </w:rPr>
      </w:pPr>
    </w:p>
    <w:p w14:paraId="39019DD4" w14:textId="77777777" w:rsidR="004531AE" w:rsidRPr="00B4304A" w:rsidRDefault="004531AE" w:rsidP="009B4932">
      <w:pPr>
        <w:rPr>
          <w:rFonts w:ascii="Candara" w:hAnsi="Candara"/>
          <w:lang w:val="en-GB"/>
        </w:rPr>
      </w:pPr>
    </w:p>
    <w:p w14:paraId="0E10A0F7" w14:textId="77777777" w:rsidR="004531AE" w:rsidRPr="00B4304A" w:rsidRDefault="004531AE" w:rsidP="009B4932">
      <w:pPr>
        <w:rPr>
          <w:rFonts w:ascii="Candara" w:hAnsi="Candara"/>
          <w:lang w:val="en-GB"/>
        </w:rPr>
      </w:pPr>
    </w:p>
    <w:p w14:paraId="2EFBDA21" w14:textId="77777777" w:rsidR="004531AE" w:rsidRPr="00B4304A" w:rsidRDefault="004531AE" w:rsidP="009B4932">
      <w:pPr>
        <w:rPr>
          <w:rFonts w:ascii="Candara" w:hAnsi="Candara"/>
          <w:lang w:val="en-GB"/>
        </w:rPr>
      </w:pPr>
    </w:p>
    <w:p w14:paraId="0EEBF8E3" w14:textId="77777777" w:rsidR="004531AE" w:rsidRPr="00B4304A" w:rsidRDefault="004531AE" w:rsidP="009B4932">
      <w:pPr>
        <w:rPr>
          <w:rFonts w:ascii="Candara" w:hAnsi="Candara"/>
          <w:lang w:val="en-GB"/>
        </w:rPr>
      </w:pPr>
    </w:p>
    <w:p w14:paraId="0DB7C83A" w14:textId="77777777" w:rsidR="004531AE" w:rsidRPr="00B4304A" w:rsidRDefault="004531AE" w:rsidP="009B4932">
      <w:pPr>
        <w:rPr>
          <w:rFonts w:ascii="Candara" w:hAnsi="Candara"/>
          <w:lang w:val="en-GB"/>
        </w:rPr>
      </w:pPr>
    </w:p>
    <w:p w14:paraId="5E890F8B" w14:textId="77777777" w:rsidR="004531AE" w:rsidRPr="00B4304A" w:rsidRDefault="004531AE" w:rsidP="009B4932">
      <w:pPr>
        <w:rPr>
          <w:rFonts w:ascii="Candara" w:hAnsi="Candara"/>
          <w:lang w:val="en-GB"/>
        </w:rPr>
      </w:pPr>
    </w:p>
    <w:p w14:paraId="4B26235C" w14:textId="77777777" w:rsidR="004531AE" w:rsidRPr="00B4304A" w:rsidRDefault="004531AE" w:rsidP="009B4932">
      <w:pPr>
        <w:rPr>
          <w:rFonts w:ascii="Candara" w:hAnsi="Candara"/>
          <w:lang w:val="en-GB"/>
        </w:rPr>
      </w:pPr>
    </w:p>
    <w:p w14:paraId="11274E6D" w14:textId="77777777" w:rsidR="004531AE" w:rsidRPr="00B4304A" w:rsidRDefault="004531AE" w:rsidP="009B4932">
      <w:pPr>
        <w:rPr>
          <w:rFonts w:ascii="Candara" w:hAnsi="Candara"/>
          <w:lang w:val="en-GB"/>
        </w:rPr>
      </w:pPr>
    </w:p>
    <w:p w14:paraId="2BF86272" w14:textId="77777777" w:rsidR="004531AE" w:rsidRPr="00B4304A" w:rsidRDefault="004531AE" w:rsidP="009B4932">
      <w:pPr>
        <w:rPr>
          <w:rFonts w:ascii="Candara" w:hAnsi="Candara"/>
          <w:lang w:val="en-GB"/>
        </w:rPr>
      </w:pPr>
    </w:p>
    <w:p w14:paraId="72E587C0" w14:textId="77777777" w:rsidR="004531AE" w:rsidRPr="00B4304A" w:rsidRDefault="004531AE" w:rsidP="009B4932">
      <w:pPr>
        <w:rPr>
          <w:rFonts w:ascii="Candara" w:hAnsi="Candara"/>
          <w:lang w:val="en-GB"/>
        </w:rPr>
      </w:pPr>
    </w:p>
    <w:p w14:paraId="6A95D6DF" w14:textId="77777777" w:rsidR="004531AE" w:rsidRPr="00B4304A" w:rsidRDefault="004531AE" w:rsidP="009B4932">
      <w:pPr>
        <w:rPr>
          <w:rFonts w:ascii="Candara" w:hAnsi="Candara"/>
          <w:lang w:val="en-GB"/>
        </w:rPr>
      </w:pPr>
    </w:p>
    <w:p w14:paraId="11610840" w14:textId="77777777" w:rsidR="004531AE" w:rsidRPr="00B4304A" w:rsidRDefault="004531AE" w:rsidP="009B4932">
      <w:pPr>
        <w:rPr>
          <w:rFonts w:ascii="Candara" w:hAnsi="Candara"/>
          <w:lang w:val="en-GB"/>
        </w:rPr>
      </w:pPr>
    </w:p>
    <w:p w14:paraId="52862D8E" w14:textId="77777777" w:rsidR="004531AE" w:rsidRPr="00B4304A" w:rsidRDefault="004531AE" w:rsidP="0028516A">
      <w:pPr>
        <w:tabs>
          <w:tab w:val="left" w:pos="2822"/>
        </w:tabs>
        <w:rPr>
          <w:rFonts w:ascii="Candara" w:hAnsi="Candara"/>
          <w:lang w:val="en-GB"/>
        </w:rPr>
      </w:pPr>
    </w:p>
    <w:p w14:paraId="008E842B" w14:textId="77777777" w:rsidR="004531AE" w:rsidRPr="00B4304A" w:rsidRDefault="004531AE" w:rsidP="009B4932">
      <w:pPr>
        <w:rPr>
          <w:rFonts w:ascii="Candara" w:hAnsi="Candara"/>
          <w:lang w:val="en-GB"/>
        </w:rPr>
      </w:pPr>
    </w:p>
    <w:p w14:paraId="76712874" w14:textId="77777777" w:rsidR="004531AE" w:rsidRPr="00B4304A" w:rsidRDefault="004531AE" w:rsidP="009B4932">
      <w:pPr>
        <w:rPr>
          <w:rFonts w:ascii="Candara" w:hAnsi="Candara"/>
          <w:lang w:val="en-GB"/>
        </w:rPr>
      </w:pPr>
    </w:p>
    <w:p w14:paraId="6E29EB3E" w14:textId="77777777" w:rsidR="004531AE" w:rsidRPr="00B4304A" w:rsidRDefault="004531AE" w:rsidP="009B4932">
      <w:pPr>
        <w:rPr>
          <w:rFonts w:ascii="Candara" w:hAnsi="Candara"/>
          <w:lang w:val="en-GB"/>
        </w:rPr>
      </w:pPr>
    </w:p>
    <w:p w14:paraId="59328DB4" w14:textId="77777777"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u w:val="single"/>
          <w:lang w:val="en-GB"/>
        </w:rPr>
        <w:id w:val="182145317"/>
        <w:docPartObj>
          <w:docPartGallery w:val="Table of Contents"/>
          <w:docPartUnique/>
        </w:docPartObj>
      </w:sdtPr>
      <w:sdtEndPr/>
      <w:sdtContent>
        <w:p w14:paraId="037306B0" w14:textId="77777777" w:rsidR="00221863" w:rsidRPr="00B4304A" w:rsidRDefault="00221863">
          <w:pPr>
            <w:pStyle w:val="TOCHeading"/>
            <w:rPr>
              <w:lang w:val="en-GB"/>
            </w:rPr>
          </w:pPr>
          <w:r w:rsidRPr="00B4304A">
            <w:rPr>
              <w:lang w:val="en-GB"/>
            </w:rPr>
            <w:t>Table of Contents</w:t>
          </w:r>
        </w:p>
        <w:p w14:paraId="6ED44EAC" w14:textId="7A196AED" w:rsidR="00C3297C" w:rsidRDefault="003F42BA">
          <w:pPr>
            <w:pStyle w:val="TOC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Pr>
                <w:noProof/>
                <w:webHidden/>
              </w:rPr>
              <w:fldChar w:fldCharType="begin"/>
            </w:r>
            <w:r w:rsidR="00C3297C">
              <w:rPr>
                <w:noProof/>
                <w:webHidden/>
              </w:rPr>
              <w:instrText xml:space="preserve"> PAGEREF _Toc425144863 \h </w:instrText>
            </w:r>
            <w:r>
              <w:rPr>
                <w:noProof/>
                <w:webHidden/>
              </w:rPr>
            </w:r>
            <w:r>
              <w:rPr>
                <w:noProof/>
                <w:webHidden/>
              </w:rPr>
              <w:fldChar w:fldCharType="separate"/>
            </w:r>
            <w:r w:rsidR="00787B20">
              <w:rPr>
                <w:noProof/>
                <w:webHidden/>
              </w:rPr>
              <w:t>6</w:t>
            </w:r>
            <w:r>
              <w:rPr>
                <w:noProof/>
                <w:webHidden/>
              </w:rPr>
              <w:fldChar w:fldCharType="end"/>
            </w:r>
          </w:hyperlink>
        </w:p>
        <w:p w14:paraId="61DB1A4A" w14:textId="10840858" w:rsidR="00C3297C" w:rsidRDefault="00372BAB">
          <w:pPr>
            <w:pStyle w:val="TOC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sidR="003F42BA">
              <w:rPr>
                <w:noProof/>
                <w:webHidden/>
              </w:rPr>
              <w:fldChar w:fldCharType="begin"/>
            </w:r>
            <w:r w:rsidR="00C3297C">
              <w:rPr>
                <w:noProof/>
                <w:webHidden/>
              </w:rPr>
              <w:instrText xml:space="preserve"> PAGEREF _Toc425144864 \h </w:instrText>
            </w:r>
            <w:r w:rsidR="003F42BA">
              <w:rPr>
                <w:noProof/>
                <w:webHidden/>
              </w:rPr>
            </w:r>
            <w:r w:rsidR="003F42BA">
              <w:rPr>
                <w:noProof/>
                <w:webHidden/>
              </w:rPr>
              <w:fldChar w:fldCharType="separate"/>
            </w:r>
            <w:r w:rsidR="00787B20">
              <w:rPr>
                <w:noProof/>
                <w:webHidden/>
              </w:rPr>
              <w:t>7</w:t>
            </w:r>
            <w:r w:rsidR="003F42BA">
              <w:rPr>
                <w:noProof/>
                <w:webHidden/>
              </w:rPr>
              <w:fldChar w:fldCharType="end"/>
            </w:r>
          </w:hyperlink>
        </w:p>
        <w:p w14:paraId="2D8C61D3" w14:textId="38759BCC" w:rsidR="00C3297C" w:rsidRDefault="00372BAB">
          <w:pPr>
            <w:pStyle w:val="TOC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sidR="003F42BA">
              <w:rPr>
                <w:noProof/>
                <w:webHidden/>
              </w:rPr>
              <w:fldChar w:fldCharType="begin"/>
            </w:r>
            <w:r w:rsidR="00C3297C">
              <w:rPr>
                <w:noProof/>
                <w:webHidden/>
              </w:rPr>
              <w:instrText xml:space="preserve"> PAGEREF _Toc425144865 \h </w:instrText>
            </w:r>
            <w:r w:rsidR="003F42BA">
              <w:rPr>
                <w:noProof/>
                <w:webHidden/>
              </w:rPr>
            </w:r>
            <w:r w:rsidR="003F42BA">
              <w:rPr>
                <w:noProof/>
                <w:webHidden/>
              </w:rPr>
              <w:fldChar w:fldCharType="separate"/>
            </w:r>
            <w:r w:rsidR="00787B20">
              <w:rPr>
                <w:noProof/>
                <w:webHidden/>
              </w:rPr>
              <w:t>7</w:t>
            </w:r>
            <w:r w:rsidR="003F42BA">
              <w:rPr>
                <w:noProof/>
                <w:webHidden/>
              </w:rPr>
              <w:fldChar w:fldCharType="end"/>
            </w:r>
          </w:hyperlink>
        </w:p>
        <w:p w14:paraId="7D91A66D" w14:textId="37D2B722" w:rsidR="00C3297C" w:rsidRDefault="00372BAB">
          <w:pPr>
            <w:pStyle w:val="TOC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sidR="003F42BA">
              <w:rPr>
                <w:noProof/>
                <w:webHidden/>
              </w:rPr>
              <w:fldChar w:fldCharType="begin"/>
            </w:r>
            <w:r w:rsidR="00C3297C">
              <w:rPr>
                <w:noProof/>
                <w:webHidden/>
              </w:rPr>
              <w:instrText xml:space="preserve"> PAGEREF _Toc425144866 \h </w:instrText>
            </w:r>
            <w:r w:rsidR="003F42BA">
              <w:rPr>
                <w:noProof/>
                <w:webHidden/>
              </w:rPr>
            </w:r>
            <w:r w:rsidR="003F42BA">
              <w:rPr>
                <w:noProof/>
                <w:webHidden/>
              </w:rPr>
              <w:fldChar w:fldCharType="separate"/>
            </w:r>
            <w:r w:rsidR="00787B20">
              <w:rPr>
                <w:noProof/>
                <w:webHidden/>
              </w:rPr>
              <w:t>7</w:t>
            </w:r>
            <w:r w:rsidR="003F42BA">
              <w:rPr>
                <w:noProof/>
                <w:webHidden/>
              </w:rPr>
              <w:fldChar w:fldCharType="end"/>
            </w:r>
          </w:hyperlink>
        </w:p>
        <w:p w14:paraId="57AAAE70" w14:textId="06DB7BF4" w:rsidR="00C3297C" w:rsidRDefault="00372BAB">
          <w:pPr>
            <w:pStyle w:val="TOC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sidR="003F42BA">
              <w:rPr>
                <w:noProof/>
                <w:webHidden/>
              </w:rPr>
              <w:fldChar w:fldCharType="begin"/>
            </w:r>
            <w:r w:rsidR="00C3297C">
              <w:rPr>
                <w:noProof/>
                <w:webHidden/>
              </w:rPr>
              <w:instrText xml:space="preserve"> PAGEREF _Toc425144867 \h </w:instrText>
            </w:r>
            <w:r w:rsidR="003F42BA">
              <w:rPr>
                <w:noProof/>
                <w:webHidden/>
              </w:rPr>
            </w:r>
            <w:r w:rsidR="003F42BA">
              <w:rPr>
                <w:noProof/>
                <w:webHidden/>
              </w:rPr>
              <w:fldChar w:fldCharType="separate"/>
            </w:r>
            <w:r w:rsidR="00787B20">
              <w:rPr>
                <w:noProof/>
                <w:webHidden/>
              </w:rPr>
              <w:t>7</w:t>
            </w:r>
            <w:r w:rsidR="003F42BA">
              <w:rPr>
                <w:noProof/>
                <w:webHidden/>
              </w:rPr>
              <w:fldChar w:fldCharType="end"/>
            </w:r>
          </w:hyperlink>
        </w:p>
        <w:p w14:paraId="49F2EEDB" w14:textId="7E0EED9C" w:rsidR="00C3297C" w:rsidRDefault="00372BAB">
          <w:pPr>
            <w:pStyle w:val="TOC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sidR="003F42BA">
              <w:rPr>
                <w:noProof/>
                <w:webHidden/>
              </w:rPr>
              <w:fldChar w:fldCharType="begin"/>
            </w:r>
            <w:r w:rsidR="00C3297C">
              <w:rPr>
                <w:noProof/>
                <w:webHidden/>
              </w:rPr>
              <w:instrText xml:space="preserve"> PAGEREF _Toc425144868 \h </w:instrText>
            </w:r>
            <w:r w:rsidR="003F42BA">
              <w:rPr>
                <w:noProof/>
                <w:webHidden/>
              </w:rPr>
            </w:r>
            <w:r w:rsidR="003F42BA">
              <w:rPr>
                <w:noProof/>
                <w:webHidden/>
              </w:rPr>
              <w:fldChar w:fldCharType="separate"/>
            </w:r>
            <w:r w:rsidR="00787B20">
              <w:rPr>
                <w:noProof/>
                <w:webHidden/>
              </w:rPr>
              <w:t>9</w:t>
            </w:r>
            <w:r w:rsidR="003F42BA">
              <w:rPr>
                <w:noProof/>
                <w:webHidden/>
              </w:rPr>
              <w:fldChar w:fldCharType="end"/>
            </w:r>
          </w:hyperlink>
        </w:p>
        <w:p w14:paraId="07C21E2E" w14:textId="2DB58AF3" w:rsidR="00C3297C" w:rsidRDefault="00372BAB">
          <w:pPr>
            <w:pStyle w:val="TOC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sidR="003F42BA">
              <w:rPr>
                <w:noProof/>
                <w:webHidden/>
              </w:rPr>
              <w:fldChar w:fldCharType="begin"/>
            </w:r>
            <w:r w:rsidR="00C3297C">
              <w:rPr>
                <w:noProof/>
                <w:webHidden/>
              </w:rPr>
              <w:instrText xml:space="preserve"> PAGEREF _Toc425144869 \h </w:instrText>
            </w:r>
            <w:r w:rsidR="003F42BA">
              <w:rPr>
                <w:noProof/>
                <w:webHidden/>
              </w:rPr>
            </w:r>
            <w:r w:rsidR="003F42BA">
              <w:rPr>
                <w:noProof/>
                <w:webHidden/>
              </w:rPr>
              <w:fldChar w:fldCharType="separate"/>
            </w:r>
            <w:r w:rsidR="00787B20">
              <w:rPr>
                <w:noProof/>
                <w:webHidden/>
              </w:rPr>
              <w:t>9</w:t>
            </w:r>
            <w:r w:rsidR="003F42BA">
              <w:rPr>
                <w:noProof/>
                <w:webHidden/>
              </w:rPr>
              <w:fldChar w:fldCharType="end"/>
            </w:r>
          </w:hyperlink>
        </w:p>
        <w:p w14:paraId="3D0C7D4A" w14:textId="2C10035B" w:rsidR="00C3297C" w:rsidRDefault="00372BAB">
          <w:pPr>
            <w:pStyle w:val="TOC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Installation: Step by Step</w:t>
            </w:r>
            <w:r w:rsidR="00C3297C">
              <w:rPr>
                <w:noProof/>
                <w:webHidden/>
              </w:rPr>
              <w:tab/>
            </w:r>
            <w:r w:rsidR="003F42BA">
              <w:rPr>
                <w:noProof/>
                <w:webHidden/>
              </w:rPr>
              <w:fldChar w:fldCharType="begin"/>
            </w:r>
            <w:r w:rsidR="00C3297C">
              <w:rPr>
                <w:noProof/>
                <w:webHidden/>
              </w:rPr>
              <w:instrText xml:space="preserve"> PAGEREF _Toc425144870 \h </w:instrText>
            </w:r>
            <w:r w:rsidR="003F42BA">
              <w:rPr>
                <w:noProof/>
                <w:webHidden/>
              </w:rPr>
            </w:r>
            <w:r w:rsidR="003F42BA">
              <w:rPr>
                <w:noProof/>
                <w:webHidden/>
              </w:rPr>
              <w:fldChar w:fldCharType="separate"/>
            </w:r>
            <w:r w:rsidR="00787B20">
              <w:rPr>
                <w:noProof/>
                <w:webHidden/>
              </w:rPr>
              <w:t>9</w:t>
            </w:r>
            <w:r w:rsidR="003F42BA">
              <w:rPr>
                <w:noProof/>
                <w:webHidden/>
              </w:rPr>
              <w:fldChar w:fldCharType="end"/>
            </w:r>
          </w:hyperlink>
        </w:p>
        <w:p w14:paraId="232F4AAA" w14:textId="09C912B0" w:rsidR="00C3297C" w:rsidRDefault="00372BAB">
          <w:pPr>
            <w:pStyle w:val="TOC2"/>
            <w:tabs>
              <w:tab w:val="left" w:pos="880"/>
              <w:tab w:val="right" w:leader="dot" w:pos="9062"/>
            </w:tabs>
            <w:rPr>
              <w:noProof/>
              <w:lang w:val="de-DE" w:eastAsia="de-DE"/>
            </w:rPr>
          </w:pPr>
          <w:hyperlink w:anchor="_Toc425144872" w:history="1">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sidR="003F42BA">
              <w:rPr>
                <w:noProof/>
                <w:webHidden/>
              </w:rPr>
              <w:fldChar w:fldCharType="begin"/>
            </w:r>
            <w:r w:rsidR="00C3297C">
              <w:rPr>
                <w:noProof/>
                <w:webHidden/>
              </w:rPr>
              <w:instrText xml:space="preserve"> PAGEREF _Toc425144872 \h </w:instrText>
            </w:r>
            <w:r w:rsidR="003F42BA">
              <w:rPr>
                <w:noProof/>
                <w:webHidden/>
              </w:rPr>
            </w:r>
            <w:r w:rsidR="003F42BA">
              <w:rPr>
                <w:noProof/>
                <w:webHidden/>
              </w:rPr>
              <w:fldChar w:fldCharType="separate"/>
            </w:r>
            <w:r w:rsidR="00787B20">
              <w:rPr>
                <w:noProof/>
                <w:webHidden/>
              </w:rPr>
              <w:t>12</w:t>
            </w:r>
            <w:r w:rsidR="003F42BA">
              <w:rPr>
                <w:noProof/>
                <w:webHidden/>
              </w:rPr>
              <w:fldChar w:fldCharType="end"/>
            </w:r>
          </w:hyperlink>
        </w:p>
        <w:p w14:paraId="685019DF" w14:textId="5477BB1C" w:rsidR="00C3297C" w:rsidRDefault="00372BAB">
          <w:pPr>
            <w:pStyle w:val="TOC2"/>
            <w:tabs>
              <w:tab w:val="left" w:pos="880"/>
              <w:tab w:val="right" w:leader="dot" w:pos="9062"/>
            </w:tabs>
            <w:rPr>
              <w:noProof/>
              <w:lang w:val="de-DE" w:eastAsia="de-DE"/>
            </w:rPr>
          </w:pPr>
          <w:hyperlink w:anchor="_Toc425144873" w:history="1">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sidR="003F42BA">
              <w:rPr>
                <w:noProof/>
                <w:webHidden/>
              </w:rPr>
              <w:fldChar w:fldCharType="begin"/>
            </w:r>
            <w:r w:rsidR="00C3297C">
              <w:rPr>
                <w:noProof/>
                <w:webHidden/>
              </w:rPr>
              <w:instrText xml:space="preserve"> PAGEREF _Toc425144873 \h </w:instrText>
            </w:r>
            <w:r w:rsidR="003F42BA">
              <w:rPr>
                <w:noProof/>
                <w:webHidden/>
              </w:rPr>
            </w:r>
            <w:r w:rsidR="003F42BA">
              <w:rPr>
                <w:noProof/>
                <w:webHidden/>
              </w:rPr>
              <w:fldChar w:fldCharType="separate"/>
            </w:r>
            <w:r w:rsidR="00787B20">
              <w:rPr>
                <w:noProof/>
                <w:webHidden/>
              </w:rPr>
              <w:t>12</w:t>
            </w:r>
            <w:r w:rsidR="003F42BA">
              <w:rPr>
                <w:noProof/>
                <w:webHidden/>
              </w:rPr>
              <w:fldChar w:fldCharType="end"/>
            </w:r>
          </w:hyperlink>
        </w:p>
        <w:p w14:paraId="63FD701A" w14:textId="35A438EB" w:rsidR="00C3297C" w:rsidRDefault="00372BAB">
          <w:pPr>
            <w:pStyle w:val="TOC1"/>
            <w:rPr>
              <w:rFonts w:eastAsiaTheme="minorEastAsia"/>
              <w:noProof/>
              <w:lang w:eastAsia="de-DE"/>
            </w:rPr>
          </w:pPr>
          <w:hyperlink w:anchor="_Toc425144874" w:history="1">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sidR="003F42BA">
              <w:rPr>
                <w:noProof/>
                <w:webHidden/>
              </w:rPr>
              <w:fldChar w:fldCharType="begin"/>
            </w:r>
            <w:r w:rsidR="00C3297C">
              <w:rPr>
                <w:noProof/>
                <w:webHidden/>
              </w:rPr>
              <w:instrText xml:space="preserve"> PAGEREF _Toc425144874 \h </w:instrText>
            </w:r>
            <w:r w:rsidR="003F42BA">
              <w:rPr>
                <w:noProof/>
                <w:webHidden/>
              </w:rPr>
            </w:r>
            <w:r w:rsidR="003F42BA">
              <w:rPr>
                <w:noProof/>
                <w:webHidden/>
              </w:rPr>
              <w:fldChar w:fldCharType="separate"/>
            </w:r>
            <w:r w:rsidR="00787B20">
              <w:rPr>
                <w:noProof/>
                <w:webHidden/>
              </w:rPr>
              <w:t>14</w:t>
            </w:r>
            <w:r w:rsidR="003F42BA">
              <w:rPr>
                <w:noProof/>
                <w:webHidden/>
              </w:rPr>
              <w:fldChar w:fldCharType="end"/>
            </w:r>
          </w:hyperlink>
        </w:p>
        <w:p w14:paraId="0CC28B76" w14:textId="40EEB313" w:rsidR="00C3297C" w:rsidRDefault="00372BAB">
          <w:pPr>
            <w:pStyle w:val="TOC2"/>
            <w:tabs>
              <w:tab w:val="left" w:pos="880"/>
              <w:tab w:val="right" w:leader="dot" w:pos="9062"/>
            </w:tabs>
            <w:rPr>
              <w:noProof/>
              <w:lang w:val="de-DE" w:eastAsia="de-DE"/>
            </w:rPr>
          </w:pPr>
          <w:hyperlink w:anchor="_Toc425144875" w:history="1">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sidR="003F42BA">
              <w:rPr>
                <w:noProof/>
                <w:webHidden/>
              </w:rPr>
              <w:fldChar w:fldCharType="begin"/>
            </w:r>
            <w:r w:rsidR="00C3297C">
              <w:rPr>
                <w:noProof/>
                <w:webHidden/>
              </w:rPr>
              <w:instrText xml:space="preserve"> PAGEREF _Toc425144875 \h </w:instrText>
            </w:r>
            <w:r w:rsidR="003F42BA">
              <w:rPr>
                <w:noProof/>
                <w:webHidden/>
              </w:rPr>
            </w:r>
            <w:r w:rsidR="003F42BA">
              <w:rPr>
                <w:noProof/>
                <w:webHidden/>
              </w:rPr>
              <w:fldChar w:fldCharType="separate"/>
            </w:r>
            <w:r w:rsidR="00787B20">
              <w:rPr>
                <w:noProof/>
                <w:webHidden/>
              </w:rPr>
              <w:t>14</w:t>
            </w:r>
            <w:r w:rsidR="003F42BA">
              <w:rPr>
                <w:noProof/>
                <w:webHidden/>
              </w:rPr>
              <w:fldChar w:fldCharType="end"/>
            </w:r>
          </w:hyperlink>
        </w:p>
        <w:p w14:paraId="1E6CE491" w14:textId="06A6C207" w:rsidR="00C3297C" w:rsidRDefault="00372BAB">
          <w:pPr>
            <w:pStyle w:val="TOC2"/>
            <w:tabs>
              <w:tab w:val="left" w:pos="880"/>
              <w:tab w:val="right" w:leader="dot" w:pos="9062"/>
            </w:tabs>
            <w:rPr>
              <w:noProof/>
              <w:lang w:val="de-DE" w:eastAsia="de-DE"/>
            </w:rPr>
          </w:pPr>
          <w:hyperlink w:anchor="_Toc425144876" w:history="1">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sidR="003F42BA">
              <w:rPr>
                <w:noProof/>
                <w:webHidden/>
              </w:rPr>
              <w:fldChar w:fldCharType="begin"/>
            </w:r>
            <w:r w:rsidR="00C3297C">
              <w:rPr>
                <w:noProof/>
                <w:webHidden/>
              </w:rPr>
              <w:instrText xml:space="preserve"> PAGEREF _Toc425144876 \h </w:instrText>
            </w:r>
            <w:r w:rsidR="003F42BA">
              <w:rPr>
                <w:noProof/>
                <w:webHidden/>
              </w:rPr>
            </w:r>
            <w:r w:rsidR="003F42BA">
              <w:rPr>
                <w:noProof/>
                <w:webHidden/>
              </w:rPr>
              <w:fldChar w:fldCharType="separate"/>
            </w:r>
            <w:r w:rsidR="00787B20">
              <w:rPr>
                <w:noProof/>
                <w:webHidden/>
              </w:rPr>
              <w:t>15</w:t>
            </w:r>
            <w:r w:rsidR="003F42BA">
              <w:rPr>
                <w:noProof/>
                <w:webHidden/>
              </w:rPr>
              <w:fldChar w:fldCharType="end"/>
            </w:r>
          </w:hyperlink>
        </w:p>
        <w:p w14:paraId="52895914" w14:textId="0D41A8AA" w:rsidR="00C3297C" w:rsidRDefault="00372BAB">
          <w:pPr>
            <w:pStyle w:val="TOC3"/>
            <w:tabs>
              <w:tab w:val="left" w:pos="1320"/>
              <w:tab w:val="right" w:leader="dot" w:pos="9062"/>
            </w:tabs>
            <w:rPr>
              <w:noProof/>
              <w:lang w:val="de-DE" w:eastAsia="de-DE"/>
            </w:rPr>
          </w:pPr>
          <w:hyperlink w:anchor="_Toc425144877" w:history="1">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sidR="003F42BA">
              <w:rPr>
                <w:noProof/>
                <w:webHidden/>
              </w:rPr>
              <w:fldChar w:fldCharType="begin"/>
            </w:r>
            <w:r w:rsidR="00C3297C">
              <w:rPr>
                <w:noProof/>
                <w:webHidden/>
              </w:rPr>
              <w:instrText xml:space="preserve"> PAGEREF _Toc425144877 \h </w:instrText>
            </w:r>
            <w:r w:rsidR="003F42BA">
              <w:rPr>
                <w:noProof/>
                <w:webHidden/>
              </w:rPr>
            </w:r>
            <w:r w:rsidR="003F42BA">
              <w:rPr>
                <w:noProof/>
                <w:webHidden/>
              </w:rPr>
              <w:fldChar w:fldCharType="separate"/>
            </w:r>
            <w:r w:rsidR="00787B20">
              <w:rPr>
                <w:noProof/>
                <w:webHidden/>
              </w:rPr>
              <w:t>16</w:t>
            </w:r>
            <w:r w:rsidR="003F42BA">
              <w:rPr>
                <w:noProof/>
                <w:webHidden/>
              </w:rPr>
              <w:fldChar w:fldCharType="end"/>
            </w:r>
          </w:hyperlink>
        </w:p>
        <w:p w14:paraId="7A2B3C43" w14:textId="5DDABD96" w:rsidR="00C3297C" w:rsidRDefault="00BD3F08">
          <w:pPr>
            <w:pStyle w:val="TOC3"/>
            <w:tabs>
              <w:tab w:val="left" w:pos="1320"/>
              <w:tab w:val="right" w:leader="dot" w:pos="9062"/>
            </w:tabs>
            <w:rPr>
              <w:noProof/>
              <w:lang w:val="de-DE" w:eastAsia="de-DE"/>
            </w:rPr>
          </w:pPr>
          <w:r>
            <w:fldChar w:fldCharType="begin"/>
          </w:r>
          <w:r>
            <w:instrText xml:space="preserve"> HYPERLINK \l "_Toc425144878" </w:instrText>
          </w:r>
          <w:r>
            <w:fldChar w:fldCharType="separate"/>
          </w:r>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sidR="003F42BA">
            <w:rPr>
              <w:noProof/>
              <w:webHidden/>
            </w:rPr>
            <w:fldChar w:fldCharType="begin"/>
          </w:r>
          <w:r w:rsidR="00C3297C">
            <w:rPr>
              <w:noProof/>
              <w:webHidden/>
            </w:rPr>
            <w:instrText xml:space="preserve"> PAGEREF _Toc425144878 \h </w:instrText>
          </w:r>
          <w:r w:rsidR="003F42BA">
            <w:rPr>
              <w:noProof/>
              <w:webHidden/>
            </w:rPr>
          </w:r>
          <w:r w:rsidR="003F42BA">
            <w:rPr>
              <w:noProof/>
              <w:webHidden/>
            </w:rPr>
            <w:fldChar w:fldCharType="separate"/>
          </w:r>
          <w:ins w:id="23" w:author="Holger Eichelberger" w:date="2021-10-21T09:16:00Z">
            <w:r w:rsidR="00787B20">
              <w:rPr>
                <w:noProof/>
                <w:webHidden/>
              </w:rPr>
              <w:t>19</w:t>
            </w:r>
          </w:ins>
          <w:del w:id="24" w:author="Holger Eichelberger" w:date="2021-06-03T09:54:00Z">
            <w:r w:rsidR="00CC6546" w:rsidDel="004A03A6">
              <w:rPr>
                <w:noProof/>
                <w:webHidden/>
              </w:rPr>
              <w:delText>18</w:delText>
            </w:r>
          </w:del>
          <w:r w:rsidR="003F42BA">
            <w:rPr>
              <w:noProof/>
              <w:webHidden/>
            </w:rPr>
            <w:fldChar w:fldCharType="end"/>
          </w:r>
          <w:r>
            <w:rPr>
              <w:noProof/>
            </w:rPr>
            <w:fldChar w:fldCharType="end"/>
          </w:r>
        </w:p>
        <w:p w14:paraId="67B3DB09" w14:textId="686EE360" w:rsidR="00C3297C" w:rsidRDefault="00372BAB">
          <w:pPr>
            <w:pStyle w:val="TOC2"/>
            <w:tabs>
              <w:tab w:val="left" w:pos="880"/>
              <w:tab w:val="right" w:leader="dot" w:pos="9062"/>
            </w:tabs>
            <w:rPr>
              <w:noProof/>
              <w:lang w:val="de-DE" w:eastAsia="de-DE"/>
            </w:rPr>
          </w:pPr>
          <w:hyperlink w:anchor="_Toc425144879" w:history="1">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sidR="003F42BA">
              <w:rPr>
                <w:noProof/>
                <w:webHidden/>
              </w:rPr>
              <w:fldChar w:fldCharType="begin"/>
            </w:r>
            <w:r w:rsidR="00C3297C">
              <w:rPr>
                <w:noProof/>
                <w:webHidden/>
              </w:rPr>
              <w:instrText xml:space="preserve"> PAGEREF _Toc425144879 \h </w:instrText>
            </w:r>
            <w:r w:rsidR="003F42BA">
              <w:rPr>
                <w:noProof/>
                <w:webHidden/>
              </w:rPr>
            </w:r>
            <w:r w:rsidR="003F42BA">
              <w:rPr>
                <w:noProof/>
                <w:webHidden/>
              </w:rPr>
              <w:fldChar w:fldCharType="separate"/>
            </w:r>
            <w:r w:rsidR="00787B20">
              <w:rPr>
                <w:noProof/>
                <w:webHidden/>
              </w:rPr>
              <w:t>20</w:t>
            </w:r>
            <w:r w:rsidR="003F42BA">
              <w:rPr>
                <w:noProof/>
                <w:webHidden/>
              </w:rPr>
              <w:fldChar w:fldCharType="end"/>
            </w:r>
          </w:hyperlink>
        </w:p>
        <w:p w14:paraId="79E6DC7B" w14:textId="39EF75E4" w:rsidR="00C3297C" w:rsidRDefault="00BD3F08">
          <w:pPr>
            <w:pStyle w:val="TOC3"/>
            <w:tabs>
              <w:tab w:val="left" w:pos="1320"/>
              <w:tab w:val="right" w:leader="dot" w:pos="9062"/>
            </w:tabs>
            <w:rPr>
              <w:noProof/>
              <w:lang w:val="de-DE" w:eastAsia="de-DE"/>
            </w:rPr>
          </w:pPr>
          <w:r>
            <w:fldChar w:fldCharType="begin"/>
          </w:r>
          <w:r>
            <w:instrText xml:space="preserve"> HYPERLINK \l "_Toc425144880" </w:instrText>
          </w:r>
          <w:r>
            <w:fldChar w:fldCharType="separate"/>
          </w:r>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sidR="003F42BA">
            <w:rPr>
              <w:noProof/>
              <w:webHidden/>
            </w:rPr>
            <w:fldChar w:fldCharType="begin"/>
          </w:r>
          <w:r w:rsidR="00C3297C">
            <w:rPr>
              <w:noProof/>
              <w:webHidden/>
            </w:rPr>
            <w:instrText xml:space="preserve"> PAGEREF _Toc425144880 \h </w:instrText>
          </w:r>
          <w:r w:rsidR="003F42BA">
            <w:rPr>
              <w:noProof/>
              <w:webHidden/>
            </w:rPr>
          </w:r>
          <w:r w:rsidR="003F42BA">
            <w:rPr>
              <w:noProof/>
              <w:webHidden/>
            </w:rPr>
            <w:fldChar w:fldCharType="separate"/>
          </w:r>
          <w:ins w:id="25" w:author="Holger Eichelberger" w:date="2021-10-21T09:16:00Z">
            <w:r w:rsidR="00787B20">
              <w:rPr>
                <w:noProof/>
                <w:webHidden/>
              </w:rPr>
              <w:t>21</w:t>
            </w:r>
          </w:ins>
          <w:del w:id="26" w:author="Holger Eichelberger" w:date="2021-06-03T09:54:00Z">
            <w:r w:rsidR="00CC6546" w:rsidDel="004A03A6">
              <w:rPr>
                <w:noProof/>
                <w:webHidden/>
              </w:rPr>
              <w:delText>20</w:delText>
            </w:r>
          </w:del>
          <w:r w:rsidR="003F42BA">
            <w:rPr>
              <w:noProof/>
              <w:webHidden/>
            </w:rPr>
            <w:fldChar w:fldCharType="end"/>
          </w:r>
          <w:r>
            <w:rPr>
              <w:noProof/>
            </w:rPr>
            <w:fldChar w:fldCharType="end"/>
          </w:r>
        </w:p>
        <w:p w14:paraId="28A55053" w14:textId="0902B992" w:rsidR="00C3297C" w:rsidRDefault="00BD3F08">
          <w:pPr>
            <w:pStyle w:val="TOC3"/>
            <w:tabs>
              <w:tab w:val="left" w:pos="1320"/>
              <w:tab w:val="right" w:leader="dot" w:pos="9062"/>
            </w:tabs>
            <w:rPr>
              <w:noProof/>
              <w:lang w:val="de-DE" w:eastAsia="de-DE"/>
            </w:rPr>
          </w:pPr>
          <w:r>
            <w:fldChar w:fldCharType="begin"/>
          </w:r>
          <w:r>
            <w:instrText xml:space="preserve"> HYPERLINK \l "_Toc425144881" </w:instrText>
          </w:r>
          <w:r>
            <w:fldChar w:fldCharType="separate"/>
          </w:r>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sidR="003F42BA">
            <w:rPr>
              <w:noProof/>
              <w:webHidden/>
            </w:rPr>
            <w:fldChar w:fldCharType="begin"/>
          </w:r>
          <w:r w:rsidR="00C3297C">
            <w:rPr>
              <w:noProof/>
              <w:webHidden/>
            </w:rPr>
            <w:instrText xml:space="preserve"> PAGEREF _Toc425144881 \h </w:instrText>
          </w:r>
          <w:r w:rsidR="003F42BA">
            <w:rPr>
              <w:noProof/>
              <w:webHidden/>
            </w:rPr>
          </w:r>
          <w:r w:rsidR="003F42BA">
            <w:rPr>
              <w:noProof/>
              <w:webHidden/>
            </w:rPr>
            <w:fldChar w:fldCharType="separate"/>
          </w:r>
          <w:ins w:id="27" w:author="Holger Eichelberger" w:date="2021-10-21T09:16:00Z">
            <w:r w:rsidR="00787B20">
              <w:rPr>
                <w:noProof/>
                <w:webHidden/>
              </w:rPr>
              <w:t>22</w:t>
            </w:r>
          </w:ins>
          <w:del w:id="28" w:author="Holger Eichelberger" w:date="2021-06-03T09:54:00Z">
            <w:r w:rsidR="00CC6546" w:rsidDel="004A03A6">
              <w:rPr>
                <w:noProof/>
                <w:webHidden/>
              </w:rPr>
              <w:delText>21</w:delText>
            </w:r>
          </w:del>
          <w:r w:rsidR="003F42BA">
            <w:rPr>
              <w:noProof/>
              <w:webHidden/>
            </w:rPr>
            <w:fldChar w:fldCharType="end"/>
          </w:r>
          <w:r>
            <w:rPr>
              <w:noProof/>
            </w:rPr>
            <w:fldChar w:fldCharType="end"/>
          </w:r>
        </w:p>
        <w:p w14:paraId="69073A85" w14:textId="3307D9A8" w:rsidR="00C3297C" w:rsidRDefault="00372BAB">
          <w:pPr>
            <w:pStyle w:val="TOC1"/>
            <w:rPr>
              <w:rFonts w:eastAsiaTheme="minorEastAsia"/>
              <w:noProof/>
              <w:lang w:eastAsia="de-DE"/>
            </w:rPr>
          </w:pPr>
          <w:hyperlink w:anchor="_Toc425144882" w:history="1">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sidR="003F42BA">
              <w:rPr>
                <w:noProof/>
                <w:webHidden/>
              </w:rPr>
              <w:fldChar w:fldCharType="begin"/>
            </w:r>
            <w:r w:rsidR="00C3297C">
              <w:rPr>
                <w:noProof/>
                <w:webHidden/>
              </w:rPr>
              <w:instrText xml:space="preserve"> PAGEREF _Toc425144882 \h </w:instrText>
            </w:r>
            <w:r w:rsidR="003F42BA">
              <w:rPr>
                <w:noProof/>
                <w:webHidden/>
              </w:rPr>
            </w:r>
            <w:r w:rsidR="003F42BA">
              <w:rPr>
                <w:noProof/>
                <w:webHidden/>
              </w:rPr>
              <w:fldChar w:fldCharType="separate"/>
            </w:r>
            <w:r w:rsidR="00787B20">
              <w:rPr>
                <w:noProof/>
                <w:webHidden/>
              </w:rPr>
              <w:t>23</w:t>
            </w:r>
            <w:r w:rsidR="003F42BA">
              <w:rPr>
                <w:noProof/>
                <w:webHidden/>
              </w:rPr>
              <w:fldChar w:fldCharType="end"/>
            </w:r>
          </w:hyperlink>
        </w:p>
        <w:p w14:paraId="555CED43" w14:textId="5D07D0CC" w:rsidR="00C3297C" w:rsidRDefault="00372BAB">
          <w:pPr>
            <w:pStyle w:val="TOC2"/>
            <w:tabs>
              <w:tab w:val="left" w:pos="880"/>
              <w:tab w:val="right" w:leader="dot" w:pos="9062"/>
            </w:tabs>
            <w:rPr>
              <w:noProof/>
              <w:lang w:val="de-DE" w:eastAsia="de-DE"/>
            </w:rPr>
          </w:pPr>
          <w:hyperlink w:anchor="_Toc425144883" w:history="1">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sidR="003F42BA">
              <w:rPr>
                <w:noProof/>
                <w:webHidden/>
              </w:rPr>
              <w:fldChar w:fldCharType="begin"/>
            </w:r>
            <w:r w:rsidR="00C3297C">
              <w:rPr>
                <w:noProof/>
                <w:webHidden/>
              </w:rPr>
              <w:instrText xml:space="preserve"> PAGEREF _Toc425144883 \h </w:instrText>
            </w:r>
            <w:r w:rsidR="003F42BA">
              <w:rPr>
                <w:noProof/>
                <w:webHidden/>
              </w:rPr>
            </w:r>
            <w:r w:rsidR="003F42BA">
              <w:rPr>
                <w:noProof/>
                <w:webHidden/>
              </w:rPr>
              <w:fldChar w:fldCharType="separate"/>
            </w:r>
            <w:r w:rsidR="00787B20">
              <w:rPr>
                <w:noProof/>
                <w:webHidden/>
              </w:rPr>
              <w:t>23</w:t>
            </w:r>
            <w:r w:rsidR="003F42BA">
              <w:rPr>
                <w:noProof/>
                <w:webHidden/>
              </w:rPr>
              <w:fldChar w:fldCharType="end"/>
            </w:r>
          </w:hyperlink>
        </w:p>
        <w:p w14:paraId="69070139" w14:textId="703FD4C2" w:rsidR="00C3297C" w:rsidRDefault="00372BAB">
          <w:pPr>
            <w:pStyle w:val="TOC2"/>
            <w:tabs>
              <w:tab w:val="left" w:pos="880"/>
              <w:tab w:val="right" w:leader="dot" w:pos="9062"/>
            </w:tabs>
            <w:rPr>
              <w:noProof/>
              <w:lang w:val="de-DE" w:eastAsia="de-DE"/>
            </w:rPr>
          </w:pPr>
          <w:hyperlink w:anchor="_Toc425144884" w:history="1">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sidR="003F42BA">
              <w:rPr>
                <w:noProof/>
                <w:webHidden/>
              </w:rPr>
              <w:fldChar w:fldCharType="begin"/>
            </w:r>
            <w:r w:rsidR="00C3297C">
              <w:rPr>
                <w:noProof/>
                <w:webHidden/>
              </w:rPr>
              <w:instrText xml:space="preserve"> PAGEREF _Toc425144884 \h </w:instrText>
            </w:r>
            <w:r w:rsidR="003F42BA">
              <w:rPr>
                <w:noProof/>
                <w:webHidden/>
              </w:rPr>
            </w:r>
            <w:r w:rsidR="003F42BA">
              <w:rPr>
                <w:noProof/>
                <w:webHidden/>
              </w:rPr>
              <w:fldChar w:fldCharType="separate"/>
            </w:r>
            <w:r w:rsidR="00787B20">
              <w:rPr>
                <w:noProof/>
                <w:webHidden/>
              </w:rPr>
              <w:t>23</w:t>
            </w:r>
            <w:r w:rsidR="003F42BA">
              <w:rPr>
                <w:noProof/>
                <w:webHidden/>
              </w:rPr>
              <w:fldChar w:fldCharType="end"/>
            </w:r>
          </w:hyperlink>
        </w:p>
        <w:p w14:paraId="4CC6D866" w14:textId="259D444F" w:rsidR="00C3297C" w:rsidRDefault="00372BAB">
          <w:pPr>
            <w:pStyle w:val="TOC3"/>
            <w:tabs>
              <w:tab w:val="left" w:pos="1320"/>
              <w:tab w:val="right" w:leader="dot" w:pos="9062"/>
            </w:tabs>
            <w:rPr>
              <w:noProof/>
              <w:lang w:val="de-DE" w:eastAsia="de-DE"/>
            </w:rPr>
          </w:pPr>
          <w:hyperlink w:anchor="_Toc425144885" w:history="1">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sidR="003F42BA">
              <w:rPr>
                <w:noProof/>
                <w:webHidden/>
              </w:rPr>
              <w:fldChar w:fldCharType="begin"/>
            </w:r>
            <w:r w:rsidR="00C3297C">
              <w:rPr>
                <w:noProof/>
                <w:webHidden/>
              </w:rPr>
              <w:instrText xml:space="preserve"> PAGEREF _Toc425144885 \h </w:instrText>
            </w:r>
            <w:r w:rsidR="003F42BA">
              <w:rPr>
                <w:noProof/>
                <w:webHidden/>
              </w:rPr>
            </w:r>
            <w:r w:rsidR="003F42BA">
              <w:rPr>
                <w:noProof/>
                <w:webHidden/>
              </w:rPr>
              <w:fldChar w:fldCharType="separate"/>
            </w:r>
            <w:r w:rsidR="00787B20">
              <w:rPr>
                <w:noProof/>
                <w:webHidden/>
              </w:rPr>
              <w:t>24</w:t>
            </w:r>
            <w:r w:rsidR="003F42BA">
              <w:rPr>
                <w:noProof/>
                <w:webHidden/>
              </w:rPr>
              <w:fldChar w:fldCharType="end"/>
            </w:r>
          </w:hyperlink>
        </w:p>
        <w:p w14:paraId="0368A217" w14:textId="78222AC4" w:rsidR="00C3297C" w:rsidRDefault="00372BAB">
          <w:pPr>
            <w:pStyle w:val="TOC3"/>
            <w:tabs>
              <w:tab w:val="left" w:pos="1320"/>
              <w:tab w:val="right" w:leader="dot" w:pos="9062"/>
            </w:tabs>
            <w:rPr>
              <w:noProof/>
              <w:lang w:val="de-DE" w:eastAsia="de-DE"/>
            </w:rPr>
          </w:pPr>
          <w:hyperlink w:anchor="_Toc425144886" w:history="1">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sidR="003F42BA">
              <w:rPr>
                <w:noProof/>
                <w:webHidden/>
              </w:rPr>
              <w:fldChar w:fldCharType="begin"/>
            </w:r>
            <w:r w:rsidR="00C3297C">
              <w:rPr>
                <w:noProof/>
                <w:webHidden/>
              </w:rPr>
              <w:instrText xml:space="preserve"> PAGEREF _Toc425144886 \h </w:instrText>
            </w:r>
            <w:r w:rsidR="003F42BA">
              <w:rPr>
                <w:noProof/>
                <w:webHidden/>
              </w:rPr>
            </w:r>
            <w:r w:rsidR="003F42BA">
              <w:rPr>
                <w:noProof/>
                <w:webHidden/>
              </w:rPr>
              <w:fldChar w:fldCharType="separate"/>
            </w:r>
            <w:r w:rsidR="00787B20">
              <w:rPr>
                <w:noProof/>
                <w:webHidden/>
              </w:rPr>
              <w:t>25</w:t>
            </w:r>
            <w:r w:rsidR="003F42BA">
              <w:rPr>
                <w:noProof/>
                <w:webHidden/>
              </w:rPr>
              <w:fldChar w:fldCharType="end"/>
            </w:r>
          </w:hyperlink>
        </w:p>
        <w:p w14:paraId="601F0872" w14:textId="2361DC1F" w:rsidR="00C3297C" w:rsidRDefault="00372BAB">
          <w:pPr>
            <w:pStyle w:val="TOC1"/>
            <w:rPr>
              <w:rFonts w:eastAsiaTheme="minorEastAsia"/>
              <w:noProof/>
              <w:lang w:eastAsia="de-DE"/>
            </w:rPr>
          </w:pPr>
          <w:hyperlink w:anchor="_Toc425144887" w:history="1">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sidR="003F42BA">
              <w:rPr>
                <w:noProof/>
                <w:webHidden/>
              </w:rPr>
              <w:fldChar w:fldCharType="begin"/>
            </w:r>
            <w:r w:rsidR="00C3297C">
              <w:rPr>
                <w:noProof/>
                <w:webHidden/>
              </w:rPr>
              <w:instrText xml:space="preserve"> PAGEREF _Toc425144887 \h </w:instrText>
            </w:r>
            <w:r w:rsidR="003F42BA">
              <w:rPr>
                <w:noProof/>
                <w:webHidden/>
              </w:rPr>
            </w:r>
            <w:r w:rsidR="003F42BA">
              <w:rPr>
                <w:noProof/>
                <w:webHidden/>
              </w:rPr>
              <w:fldChar w:fldCharType="separate"/>
            </w:r>
            <w:r w:rsidR="00787B20">
              <w:rPr>
                <w:noProof/>
                <w:webHidden/>
              </w:rPr>
              <w:t>27</w:t>
            </w:r>
            <w:r w:rsidR="003F42BA">
              <w:rPr>
                <w:noProof/>
                <w:webHidden/>
              </w:rPr>
              <w:fldChar w:fldCharType="end"/>
            </w:r>
          </w:hyperlink>
        </w:p>
        <w:p w14:paraId="2193F12E" w14:textId="327F4D87" w:rsidR="00C3297C" w:rsidRDefault="00372BAB">
          <w:pPr>
            <w:pStyle w:val="TOC2"/>
            <w:tabs>
              <w:tab w:val="left" w:pos="880"/>
              <w:tab w:val="right" w:leader="dot" w:pos="9062"/>
            </w:tabs>
            <w:rPr>
              <w:noProof/>
              <w:lang w:val="de-DE" w:eastAsia="de-DE"/>
            </w:rPr>
          </w:pPr>
          <w:hyperlink w:anchor="_Toc425144888" w:history="1">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sidR="003F42BA">
              <w:rPr>
                <w:noProof/>
                <w:webHidden/>
              </w:rPr>
              <w:fldChar w:fldCharType="begin"/>
            </w:r>
            <w:r w:rsidR="00C3297C">
              <w:rPr>
                <w:noProof/>
                <w:webHidden/>
              </w:rPr>
              <w:instrText xml:space="preserve"> PAGEREF _Toc425144888 \h </w:instrText>
            </w:r>
            <w:r w:rsidR="003F42BA">
              <w:rPr>
                <w:noProof/>
                <w:webHidden/>
              </w:rPr>
            </w:r>
            <w:r w:rsidR="003F42BA">
              <w:rPr>
                <w:noProof/>
                <w:webHidden/>
              </w:rPr>
              <w:fldChar w:fldCharType="separate"/>
            </w:r>
            <w:r w:rsidR="00787B20">
              <w:rPr>
                <w:noProof/>
                <w:webHidden/>
              </w:rPr>
              <w:t>27</w:t>
            </w:r>
            <w:r w:rsidR="003F42BA">
              <w:rPr>
                <w:noProof/>
                <w:webHidden/>
              </w:rPr>
              <w:fldChar w:fldCharType="end"/>
            </w:r>
          </w:hyperlink>
        </w:p>
        <w:p w14:paraId="43983D8A" w14:textId="70B5CE46" w:rsidR="00C3297C" w:rsidRDefault="00372BAB">
          <w:pPr>
            <w:pStyle w:val="TOC2"/>
            <w:tabs>
              <w:tab w:val="left" w:pos="880"/>
              <w:tab w:val="right" w:leader="dot" w:pos="9062"/>
            </w:tabs>
            <w:rPr>
              <w:noProof/>
              <w:lang w:val="de-DE" w:eastAsia="de-DE"/>
            </w:rPr>
          </w:pPr>
          <w:hyperlink w:anchor="_Toc425144889" w:history="1">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sidR="003F42BA">
              <w:rPr>
                <w:noProof/>
                <w:webHidden/>
              </w:rPr>
              <w:fldChar w:fldCharType="begin"/>
            </w:r>
            <w:r w:rsidR="00C3297C">
              <w:rPr>
                <w:noProof/>
                <w:webHidden/>
              </w:rPr>
              <w:instrText xml:space="preserve"> PAGEREF _Toc425144889 \h </w:instrText>
            </w:r>
            <w:r w:rsidR="003F42BA">
              <w:rPr>
                <w:noProof/>
                <w:webHidden/>
              </w:rPr>
            </w:r>
            <w:r w:rsidR="003F42BA">
              <w:rPr>
                <w:noProof/>
                <w:webHidden/>
              </w:rPr>
              <w:fldChar w:fldCharType="separate"/>
            </w:r>
            <w:r w:rsidR="00787B20">
              <w:rPr>
                <w:noProof/>
                <w:webHidden/>
              </w:rPr>
              <w:t>29</w:t>
            </w:r>
            <w:r w:rsidR="003F42BA">
              <w:rPr>
                <w:noProof/>
                <w:webHidden/>
              </w:rPr>
              <w:fldChar w:fldCharType="end"/>
            </w:r>
          </w:hyperlink>
        </w:p>
        <w:p w14:paraId="427DAA14" w14:textId="59DF3649" w:rsidR="00C3297C" w:rsidRDefault="00372BAB">
          <w:pPr>
            <w:pStyle w:val="TOC3"/>
            <w:tabs>
              <w:tab w:val="left" w:pos="1320"/>
              <w:tab w:val="right" w:leader="dot" w:pos="9062"/>
            </w:tabs>
            <w:rPr>
              <w:noProof/>
              <w:lang w:val="de-DE" w:eastAsia="de-DE"/>
            </w:rPr>
          </w:pPr>
          <w:hyperlink w:anchor="_Toc425144890" w:history="1">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sidR="003F42BA">
              <w:rPr>
                <w:noProof/>
                <w:webHidden/>
              </w:rPr>
              <w:fldChar w:fldCharType="begin"/>
            </w:r>
            <w:r w:rsidR="00C3297C">
              <w:rPr>
                <w:noProof/>
                <w:webHidden/>
              </w:rPr>
              <w:instrText xml:space="preserve"> PAGEREF _Toc425144890 \h </w:instrText>
            </w:r>
            <w:r w:rsidR="003F42BA">
              <w:rPr>
                <w:noProof/>
                <w:webHidden/>
              </w:rPr>
            </w:r>
            <w:r w:rsidR="003F42BA">
              <w:rPr>
                <w:noProof/>
                <w:webHidden/>
              </w:rPr>
              <w:fldChar w:fldCharType="separate"/>
            </w:r>
            <w:r w:rsidR="00787B20">
              <w:rPr>
                <w:noProof/>
                <w:webHidden/>
              </w:rPr>
              <w:t>29</w:t>
            </w:r>
            <w:r w:rsidR="003F42BA">
              <w:rPr>
                <w:noProof/>
                <w:webHidden/>
              </w:rPr>
              <w:fldChar w:fldCharType="end"/>
            </w:r>
          </w:hyperlink>
        </w:p>
        <w:p w14:paraId="69F29E06" w14:textId="225B6642" w:rsidR="00C3297C" w:rsidRDefault="00372BAB">
          <w:pPr>
            <w:pStyle w:val="TOC3"/>
            <w:tabs>
              <w:tab w:val="left" w:pos="1320"/>
              <w:tab w:val="right" w:leader="dot" w:pos="9062"/>
            </w:tabs>
            <w:rPr>
              <w:noProof/>
              <w:lang w:val="de-DE" w:eastAsia="de-DE"/>
            </w:rPr>
          </w:pPr>
          <w:hyperlink w:anchor="_Toc425144891" w:history="1">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sidR="003F42BA">
              <w:rPr>
                <w:noProof/>
                <w:webHidden/>
              </w:rPr>
              <w:fldChar w:fldCharType="begin"/>
            </w:r>
            <w:r w:rsidR="00C3297C">
              <w:rPr>
                <w:noProof/>
                <w:webHidden/>
              </w:rPr>
              <w:instrText xml:space="preserve"> PAGEREF _Toc425144891 \h </w:instrText>
            </w:r>
            <w:r w:rsidR="003F42BA">
              <w:rPr>
                <w:noProof/>
                <w:webHidden/>
              </w:rPr>
            </w:r>
            <w:r w:rsidR="003F42BA">
              <w:rPr>
                <w:noProof/>
                <w:webHidden/>
              </w:rPr>
              <w:fldChar w:fldCharType="separate"/>
            </w:r>
            <w:r w:rsidR="00787B20">
              <w:rPr>
                <w:noProof/>
                <w:webHidden/>
              </w:rPr>
              <w:t>31</w:t>
            </w:r>
            <w:r w:rsidR="003F42BA">
              <w:rPr>
                <w:noProof/>
                <w:webHidden/>
              </w:rPr>
              <w:fldChar w:fldCharType="end"/>
            </w:r>
          </w:hyperlink>
        </w:p>
        <w:p w14:paraId="1BA54770" w14:textId="5AFF029D" w:rsidR="00C3297C" w:rsidRDefault="00372BAB">
          <w:pPr>
            <w:pStyle w:val="TOC3"/>
            <w:tabs>
              <w:tab w:val="left" w:pos="1320"/>
              <w:tab w:val="right" w:leader="dot" w:pos="9062"/>
            </w:tabs>
            <w:rPr>
              <w:noProof/>
              <w:lang w:val="de-DE" w:eastAsia="de-DE"/>
            </w:rPr>
          </w:pPr>
          <w:hyperlink w:anchor="_Toc425144892" w:history="1">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sidR="003F42BA">
              <w:rPr>
                <w:noProof/>
                <w:webHidden/>
              </w:rPr>
              <w:fldChar w:fldCharType="begin"/>
            </w:r>
            <w:r w:rsidR="00C3297C">
              <w:rPr>
                <w:noProof/>
                <w:webHidden/>
              </w:rPr>
              <w:instrText xml:space="preserve"> PAGEREF _Toc425144892 \h </w:instrText>
            </w:r>
            <w:r w:rsidR="003F42BA">
              <w:rPr>
                <w:noProof/>
                <w:webHidden/>
              </w:rPr>
            </w:r>
            <w:r w:rsidR="003F42BA">
              <w:rPr>
                <w:noProof/>
                <w:webHidden/>
              </w:rPr>
              <w:fldChar w:fldCharType="separate"/>
            </w:r>
            <w:r w:rsidR="00787B20">
              <w:rPr>
                <w:noProof/>
                <w:webHidden/>
              </w:rPr>
              <w:t>31</w:t>
            </w:r>
            <w:r w:rsidR="003F42BA">
              <w:rPr>
                <w:noProof/>
                <w:webHidden/>
              </w:rPr>
              <w:fldChar w:fldCharType="end"/>
            </w:r>
          </w:hyperlink>
        </w:p>
        <w:p w14:paraId="2EB265CF" w14:textId="13466A51" w:rsidR="00C3297C" w:rsidRDefault="00372BAB">
          <w:pPr>
            <w:pStyle w:val="TOC3"/>
            <w:tabs>
              <w:tab w:val="left" w:pos="1320"/>
              <w:tab w:val="right" w:leader="dot" w:pos="9062"/>
            </w:tabs>
            <w:rPr>
              <w:noProof/>
              <w:lang w:val="de-DE" w:eastAsia="de-DE"/>
            </w:rPr>
          </w:pPr>
          <w:hyperlink w:anchor="_Toc425144893" w:history="1">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sidR="003F42BA">
              <w:rPr>
                <w:noProof/>
                <w:webHidden/>
              </w:rPr>
              <w:fldChar w:fldCharType="begin"/>
            </w:r>
            <w:r w:rsidR="00C3297C">
              <w:rPr>
                <w:noProof/>
                <w:webHidden/>
              </w:rPr>
              <w:instrText xml:space="preserve"> PAGEREF _Toc425144893 \h </w:instrText>
            </w:r>
            <w:r w:rsidR="003F42BA">
              <w:rPr>
                <w:noProof/>
                <w:webHidden/>
              </w:rPr>
            </w:r>
            <w:r w:rsidR="003F42BA">
              <w:rPr>
                <w:noProof/>
                <w:webHidden/>
              </w:rPr>
              <w:fldChar w:fldCharType="separate"/>
            </w:r>
            <w:r w:rsidR="00787B20">
              <w:rPr>
                <w:noProof/>
                <w:webHidden/>
              </w:rPr>
              <w:t>31</w:t>
            </w:r>
            <w:r w:rsidR="003F42BA">
              <w:rPr>
                <w:noProof/>
                <w:webHidden/>
              </w:rPr>
              <w:fldChar w:fldCharType="end"/>
            </w:r>
          </w:hyperlink>
        </w:p>
        <w:p w14:paraId="0CF8930A" w14:textId="57EEC2CE" w:rsidR="00C3297C" w:rsidRDefault="00372BAB">
          <w:pPr>
            <w:pStyle w:val="TOC1"/>
            <w:rPr>
              <w:rFonts w:eastAsiaTheme="minorEastAsia"/>
              <w:noProof/>
              <w:lang w:eastAsia="de-DE"/>
            </w:rPr>
          </w:pPr>
          <w:hyperlink w:anchor="_Toc425144894" w:history="1">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sidR="003F42BA">
              <w:rPr>
                <w:noProof/>
                <w:webHidden/>
              </w:rPr>
              <w:fldChar w:fldCharType="begin"/>
            </w:r>
            <w:r w:rsidR="00C3297C">
              <w:rPr>
                <w:noProof/>
                <w:webHidden/>
              </w:rPr>
              <w:instrText xml:space="preserve"> PAGEREF _Toc425144894 \h </w:instrText>
            </w:r>
            <w:r w:rsidR="003F42BA">
              <w:rPr>
                <w:noProof/>
                <w:webHidden/>
              </w:rPr>
            </w:r>
            <w:r w:rsidR="003F42BA">
              <w:rPr>
                <w:noProof/>
                <w:webHidden/>
              </w:rPr>
              <w:fldChar w:fldCharType="separate"/>
            </w:r>
            <w:r w:rsidR="00787B20">
              <w:rPr>
                <w:noProof/>
                <w:webHidden/>
              </w:rPr>
              <w:t>32</w:t>
            </w:r>
            <w:r w:rsidR="003F42BA">
              <w:rPr>
                <w:noProof/>
                <w:webHidden/>
              </w:rPr>
              <w:fldChar w:fldCharType="end"/>
            </w:r>
          </w:hyperlink>
        </w:p>
        <w:p w14:paraId="372D9C22" w14:textId="051D079E" w:rsidR="00C3297C" w:rsidRDefault="00372BAB">
          <w:pPr>
            <w:pStyle w:val="TOC2"/>
            <w:tabs>
              <w:tab w:val="left" w:pos="880"/>
              <w:tab w:val="right" w:leader="dot" w:pos="9062"/>
            </w:tabs>
            <w:rPr>
              <w:noProof/>
              <w:lang w:val="de-DE" w:eastAsia="de-DE"/>
            </w:rPr>
          </w:pPr>
          <w:hyperlink w:anchor="_Toc425144895" w:history="1">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sidR="003F42BA">
              <w:rPr>
                <w:noProof/>
                <w:webHidden/>
              </w:rPr>
              <w:fldChar w:fldCharType="begin"/>
            </w:r>
            <w:r w:rsidR="00C3297C">
              <w:rPr>
                <w:noProof/>
                <w:webHidden/>
              </w:rPr>
              <w:instrText xml:space="preserve"> PAGEREF _Toc425144895 \h </w:instrText>
            </w:r>
            <w:r w:rsidR="003F42BA">
              <w:rPr>
                <w:noProof/>
                <w:webHidden/>
              </w:rPr>
            </w:r>
            <w:r w:rsidR="003F42BA">
              <w:rPr>
                <w:noProof/>
                <w:webHidden/>
              </w:rPr>
              <w:fldChar w:fldCharType="separate"/>
            </w:r>
            <w:r w:rsidR="00787B20">
              <w:rPr>
                <w:noProof/>
                <w:webHidden/>
              </w:rPr>
              <w:t>32</w:t>
            </w:r>
            <w:r w:rsidR="003F42BA">
              <w:rPr>
                <w:noProof/>
                <w:webHidden/>
              </w:rPr>
              <w:fldChar w:fldCharType="end"/>
            </w:r>
          </w:hyperlink>
        </w:p>
        <w:p w14:paraId="6BCB9259" w14:textId="09F97246" w:rsidR="00C3297C" w:rsidRDefault="00372BAB">
          <w:pPr>
            <w:pStyle w:val="TOC2"/>
            <w:tabs>
              <w:tab w:val="left" w:pos="880"/>
              <w:tab w:val="right" w:leader="dot" w:pos="9062"/>
            </w:tabs>
            <w:rPr>
              <w:noProof/>
              <w:lang w:val="de-DE" w:eastAsia="de-DE"/>
            </w:rPr>
          </w:pPr>
          <w:hyperlink w:anchor="_Toc425144896" w:history="1">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sidR="003F42BA">
              <w:rPr>
                <w:noProof/>
                <w:webHidden/>
              </w:rPr>
              <w:fldChar w:fldCharType="begin"/>
            </w:r>
            <w:r w:rsidR="00C3297C">
              <w:rPr>
                <w:noProof/>
                <w:webHidden/>
              </w:rPr>
              <w:instrText xml:space="preserve"> PAGEREF _Toc425144896 \h </w:instrText>
            </w:r>
            <w:r w:rsidR="003F42BA">
              <w:rPr>
                <w:noProof/>
                <w:webHidden/>
              </w:rPr>
            </w:r>
            <w:r w:rsidR="003F42BA">
              <w:rPr>
                <w:noProof/>
                <w:webHidden/>
              </w:rPr>
              <w:fldChar w:fldCharType="separate"/>
            </w:r>
            <w:r w:rsidR="00787B20">
              <w:rPr>
                <w:noProof/>
                <w:webHidden/>
              </w:rPr>
              <w:t>33</w:t>
            </w:r>
            <w:r w:rsidR="003F42BA">
              <w:rPr>
                <w:noProof/>
                <w:webHidden/>
              </w:rPr>
              <w:fldChar w:fldCharType="end"/>
            </w:r>
          </w:hyperlink>
        </w:p>
        <w:p w14:paraId="7BBA63E7" w14:textId="6F140FB6" w:rsidR="00C3297C" w:rsidRDefault="00372BAB">
          <w:pPr>
            <w:pStyle w:val="TOC2"/>
            <w:tabs>
              <w:tab w:val="left" w:pos="880"/>
              <w:tab w:val="right" w:leader="dot" w:pos="9062"/>
            </w:tabs>
            <w:rPr>
              <w:noProof/>
              <w:lang w:val="de-DE" w:eastAsia="de-DE"/>
            </w:rPr>
          </w:pPr>
          <w:hyperlink w:anchor="_Toc425144897" w:history="1">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sidR="003F42BA">
              <w:rPr>
                <w:noProof/>
                <w:webHidden/>
              </w:rPr>
              <w:fldChar w:fldCharType="begin"/>
            </w:r>
            <w:r w:rsidR="00C3297C">
              <w:rPr>
                <w:noProof/>
                <w:webHidden/>
              </w:rPr>
              <w:instrText xml:space="preserve"> PAGEREF _Toc425144897 \h </w:instrText>
            </w:r>
            <w:r w:rsidR="003F42BA">
              <w:rPr>
                <w:noProof/>
                <w:webHidden/>
              </w:rPr>
            </w:r>
            <w:r w:rsidR="003F42BA">
              <w:rPr>
                <w:noProof/>
                <w:webHidden/>
              </w:rPr>
              <w:fldChar w:fldCharType="separate"/>
            </w:r>
            <w:r w:rsidR="00787B20">
              <w:rPr>
                <w:noProof/>
                <w:webHidden/>
              </w:rPr>
              <w:t>34</w:t>
            </w:r>
            <w:r w:rsidR="003F42BA">
              <w:rPr>
                <w:noProof/>
                <w:webHidden/>
              </w:rPr>
              <w:fldChar w:fldCharType="end"/>
            </w:r>
          </w:hyperlink>
        </w:p>
        <w:p w14:paraId="3897939F" w14:textId="77777777" w:rsidR="00221863" w:rsidRPr="00B4304A" w:rsidRDefault="003F42BA">
          <w:pPr>
            <w:rPr>
              <w:lang w:val="en-GB"/>
            </w:rPr>
          </w:pPr>
          <w:r w:rsidRPr="00B4304A">
            <w:rPr>
              <w:lang w:val="en-GB"/>
            </w:rPr>
            <w:fldChar w:fldCharType="end"/>
          </w:r>
        </w:p>
      </w:sdtContent>
    </w:sdt>
    <w:p w14:paraId="2A071A99" w14:textId="77777777" w:rsidR="00B9797C" w:rsidRPr="00B4304A" w:rsidRDefault="00B9797C" w:rsidP="009B4932">
      <w:pPr>
        <w:rPr>
          <w:rFonts w:ascii="Candara" w:hAnsi="Candara"/>
          <w:lang w:val="en-GB"/>
        </w:rPr>
      </w:pPr>
    </w:p>
    <w:p w14:paraId="6D941F45" w14:textId="77777777" w:rsidR="00B9797C" w:rsidRPr="00B4304A" w:rsidRDefault="00B9797C" w:rsidP="009B4932">
      <w:pPr>
        <w:rPr>
          <w:rFonts w:ascii="Candara" w:hAnsi="Candara"/>
          <w:lang w:val="en-GB"/>
        </w:rPr>
      </w:pPr>
    </w:p>
    <w:p w14:paraId="6680830A" w14:textId="77777777" w:rsidR="00F70419" w:rsidRPr="00B4304A" w:rsidRDefault="00F70419" w:rsidP="009B4932">
      <w:pPr>
        <w:rPr>
          <w:rFonts w:ascii="Candara" w:hAnsi="Candara"/>
          <w:lang w:val="en-GB"/>
        </w:rPr>
      </w:pPr>
    </w:p>
    <w:p w14:paraId="6B3002E7" w14:textId="77777777" w:rsidR="009B4932" w:rsidRPr="00B4304A" w:rsidRDefault="009B4932" w:rsidP="00B9797C">
      <w:pPr>
        <w:pStyle w:val="NoSpacing"/>
        <w:rPr>
          <w:lang w:val="en-GB"/>
        </w:rPr>
        <w:sectPr w:rsidR="009B4932" w:rsidRPr="00B4304A" w:rsidSect="00046247">
          <w:pgSz w:w="11906" w:h="16838"/>
          <w:pgMar w:top="1417" w:right="1417" w:bottom="1134" w:left="1417" w:header="708" w:footer="708" w:gutter="0"/>
          <w:cols w:space="708"/>
          <w:docGrid w:linePitch="360"/>
        </w:sectPr>
      </w:pPr>
    </w:p>
    <w:p w14:paraId="2BEC43D1" w14:textId="77777777" w:rsidR="00B575C6" w:rsidRPr="00B4304A" w:rsidRDefault="00B575C6" w:rsidP="00040374">
      <w:pPr>
        <w:pStyle w:val="Heading1"/>
        <w:rPr>
          <w:lang w:val="en-GB"/>
        </w:rPr>
      </w:pPr>
      <w:bookmarkStart w:id="29" w:name="_Toc425144863"/>
      <w:r w:rsidRPr="00B4304A">
        <w:rPr>
          <w:lang w:val="en-GB"/>
        </w:rPr>
        <w:lastRenderedPageBreak/>
        <w:t>Introduction</w:t>
      </w:r>
      <w:bookmarkEnd w:id="29"/>
    </w:p>
    <w:p w14:paraId="21F271FC" w14:textId="77777777" w:rsidR="00CF1BC7" w:rsidRPr="00B4304A" w:rsidRDefault="00F23476" w:rsidP="00B575C6">
      <w:pPr>
        <w:jc w:val="both"/>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-Producer</w:t>
      </w:r>
      <w:r w:rsidR="00E61994" w:rsidRPr="00B4304A">
        <w:rPr>
          <w:rStyle w:val="FootnoteReference"/>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w:t>
      </w:r>
      <w:proofErr w:type="spellStart"/>
      <w:r w:rsidR="00CF1BC7" w:rsidRPr="00B4304A">
        <w:rPr>
          <w:rFonts w:ascii="Candara" w:hAnsi="Candara"/>
          <w:lang w:val="en-GB"/>
        </w:rPr>
        <w:t>EASy</w:t>
      </w:r>
      <w:proofErr w:type="spellEnd"/>
      <w:r w:rsidR="00CF1BC7" w:rsidRPr="00B4304A">
        <w:rPr>
          <w:rFonts w:ascii="Candara" w:hAnsi="Candara"/>
          <w:lang w:val="en-GB"/>
        </w:rPr>
        <w:t xml:space="preserve">-Producer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14:paraId="6D0B87D7" w14:textId="115E3C05"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 xml:space="preserve">capabilities of </w:t>
      </w:r>
      <w:proofErr w:type="spellStart"/>
      <w:r w:rsidRPr="00B4304A">
        <w:rPr>
          <w:rFonts w:ascii="Candara" w:hAnsi="Candara"/>
          <w:lang w:val="en-GB"/>
        </w:rPr>
        <w:t>EASy</w:t>
      </w:r>
      <w:proofErr w:type="spellEnd"/>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787B20">
        <w:rPr>
          <w:rFonts w:ascii="Candara" w:hAnsi="Candara"/>
          <w:lang w:val="en-GB"/>
        </w:rPr>
        <w:t>2</w:t>
      </w:r>
      <w:r w:rsidR="003F42BA"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w:t>
      </w:r>
      <w:proofErr w:type="spellStart"/>
      <w:r w:rsidR="00363F48" w:rsidRPr="00B4304A">
        <w:rPr>
          <w:rFonts w:ascii="Candara" w:hAnsi="Candara"/>
          <w:lang w:val="en-GB"/>
        </w:rPr>
        <w:t>EASy</w:t>
      </w:r>
      <w:proofErr w:type="spellEnd"/>
      <w:r w:rsidR="00363F48" w:rsidRPr="00B4304A">
        <w:rPr>
          <w:rFonts w:ascii="Candara" w:hAnsi="Candara"/>
          <w:lang w:val="en-GB"/>
        </w:rPr>
        <w:t xml:space="preserve">-Producer.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14:paraId="6E674541" w14:textId="680829E6" w:rsidR="00F24187" w:rsidRPr="00B4304A" w:rsidRDefault="00C5747F"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787B20">
        <w:rPr>
          <w:rFonts w:ascii="Candara" w:hAnsi="Candara"/>
          <w:lang w:val="en-GB"/>
        </w:rPr>
        <w:t>3</w:t>
      </w:r>
      <w:r w:rsidR="003F42BA"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w:t>
      </w:r>
      <w:proofErr w:type="spellStart"/>
      <w:r w:rsidR="00F24187" w:rsidRPr="00B4304A">
        <w:rPr>
          <w:rFonts w:ascii="Candara" w:hAnsi="Candara"/>
          <w:lang w:val="en-GB"/>
        </w:rPr>
        <w:t>EASy</w:t>
      </w:r>
      <w:proofErr w:type="spellEnd"/>
      <w:r w:rsidR="00F24187" w:rsidRPr="00B4304A">
        <w:rPr>
          <w:rFonts w:ascii="Candara" w:hAnsi="Candara"/>
          <w:lang w:val="en-GB"/>
        </w:rPr>
        <w:t>-Producer.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14:paraId="0AD8BC16" w14:textId="4EE27CA3"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787B20">
        <w:rPr>
          <w:rFonts w:ascii="Candara" w:hAnsi="Candara"/>
          <w:lang w:val="en-GB"/>
        </w:rPr>
        <w:t>4</w:t>
      </w:r>
      <w:r w:rsidR="003F42BA"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proofErr w:type="spellStart"/>
      <w:r w:rsidR="005B2257" w:rsidRPr="00B4304A">
        <w:rPr>
          <w:rFonts w:ascii="Candara" w:hAnsi="Candara"/>
          <w:lang w:val="en-GB"/>
        </w:rPr>
        <w:t>EASy</w:t>
      </w:r>
      <w:proofErr w:type="spellEnd"/>
      <w:r w:rsidR="005B2257" w:rsidRPr="00B4304A">
        <w:rPr>
          <w:rFonts w:ascii="Candara" w:hAnsi="Candara"/>
          <w:lang w:val="en-GB"/>
        </w:rPr>
        <w:t>-Producer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 xml:space="preserve">the derivation of a product line product. This will cover all aspects of SPL development ranging from creating a new product line project in </w:t>
      </w:r>
      <w:proofErr w:type="spellStart"/>
      <w:r w:rsidR="004D368C" w:rsidRPr="00B4304A">
        <w:rPr>
          <w:rFonts w:ascii="Candara" w:hAnsi="Candara"/>
          <w:lang w:val="en-GB"/>
        </w:rPr>
        <w:t>EASy</w:t>
      </w:r>
      <w:proofErr w:type="spellEnd"/>
      <w:r w:rsidR="004D368C" w:rsidRPr="00B4304A">
        <w:rPr>
          <w:rFonts w:ascii="Candara" w:hAnsi="Candara"/>
          <w:lang w:val="en-GB"/>
        </w:rPr>
        <w:t>-Producer,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w:t>
      </w:r>
      <w:proofErr w:type="spellStart"/>
      <w:r w:rsidR="00A3665B" w:rsidRPr="00B4304A">
        <w:rPr>
          <w:rFonts w:ascii="Candara" w:hAnsi="Candara"/>
          <w:lang w:val="en-GB"/>
        </w:rPr>
        <w:t>EASy</w:t>
      </w:r>
      <w:proofErr w:type="spellEnd"/>
      <w:r w:rsidR="00A3665B" w:rsidRPr="00B4304A">
        <w:rPr>
          <w:rFonts w:ascii="Candara" w:hAnsi="Candara"/>
          <w:lang w:val="en-GB"/>
        </w:rPr>
        <w:t xml:space="preserve">-Producer,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14:paraId="37B45A01" w14:textId="617349C5" w:rsidR="00A3665B" w:rsidRPr="00B4304A" w:rsidRDefault="00DE2038"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lang w:val="en-GB"/>
        </w:rPr>
        <w:fldChar w:fldCharType="begin"/>
      </w:r>
      <w:r w:rsidRPr="00B4304A">
        <w:rPr>
          <w:rFonts w:ascii="Candara" w:hAnsi="Candara"/>
          <w:lang w:val="en-GB"/>
        </w:rPr>
        <w:instrText xml:space="preserve"> REF _Ref338255411 \r \h </w:instrText>
      </w:r>
      <w:r w:rsidR="003F42BA" w:rsidRPr="00B4304A">
        <w:rPr>
          <w:rFonts w:ascii="Candara" w:hAnsi="Candara"/>
          <w:lang w:val="en-GB"/>
        </w:rPr>
      </w:r>
      <w:r w:rsidR="003F42BA" w:rsidRPr="00B4304A">
        <w:rPr>
          <w:rFonts w:ascii="Candara" w:hAnsi="Candara"/>
          <w:lang w:val="en-GB"/>
        </w:rPr>
        <w:fldChar w:fldCharType="separate"/>
      </w:r>
      <w:r w:rsidR="00787B20">
        <w:rPr>
          <w:rFonts w:ascii="Candara" w:hAnsi="Candara"/>
          <w:lang w:val="en-GB"/>
        </w:rPr>
        <w:t>5</w:t>
      </w:r>
      <w:r w:rsidR="003F42BA" w:rsidRPr="00B4304A">
        <w:rPr>
          <w:rFonts w:ascii="Candara" w:hAnsi="Candara"/>
          <w:lang w:val="en-GB"/>
        </w:rPr>
        <w:fldChar w:fldCharType="end"/>
      </w:r>
      <w:r w:rsidR="00A3665B" w:rsidRPr="00B4304A">
        <w:rPr>
          <w:rFonts w:ascii="Candara" w:hAnsi="Candara"/>
          <w:lang w:val="en-GB"/>
        </w:rPr>
        <w:t xml:space="preserve"> will describe </w:t>
      </w:r>
      <w:proofErr w:type="spellStart"/>
      <w:r w:rsidR="00A3665B" w:rsidRPr="00B4304A">
        <w:rPr>
          <w:rFonts w:ascii="Candara" w:hAnsi="Candara"/>
          <w:lang w:val="en-GB"/>
        </w:rPr>
        <w:t>EASy</w:t>
      </w:r>
      <w:proofErr w:type="spellEnd"/>
      <w:r w:rsidR="00A3665B" w:rsidRPr="00B4304A">
        <w:rPr>
          <w:rFonts w:ascii="Candara" w:hAnsi="Candara"/>
          <w:lang w:val="en-GB"/>
        </w:rPr>
        <w:t xml:space="preserve">-Producer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3F42BA" w:rsidRPr="00B4304A">
        <w:rPr>
          <w:rFonts w:ascii="Candara" w:hAnsi="Candara"/>
          <w:lang w:val="en-GB"/>
        </w:rPr>
      </w:r>
      <w:r w:rsidR="003F42BA" w:rsidRPr="00B4304A">
        <w:rPr>
          <w:rFonts w:ascii="Candara" w:hAnsi="Candara"/>
          <w:lang w:val="en-GB"/>
        </w:rPr>
        <w:fldChar w:fldCharType="separate"/>
      </w:r>
      <w:r w:rsidR="00787B20">
        <w:rPr>
          <w:rFonts w:ascii="Candara" w:hAnsi="Candara"/>
          <w:lang w:val="en-GB"/>
        </w:rPr>
        <w:t>6</w:t>
      </w:r>
      <w:r w:rsidR="003F42BA"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w:t>
      </w:r>
      <w:proofErr w:type="spellStart"/>
      <w:r w:rsidR="00131067" w:rsidRPr="00B4304A">
        <w:rPr>
          <w:rFonts w:ascii="Candara" w:hAnsi="Candara"/>
          <w:lang w:val="en-GB"/>
        </w:rPr>
        <w:t>EASy</w:t>
      </w:r>
      <w:proofErr w:type="spellEnd"/>
      <w:r w:rsidR="00131067" w:rsidRPr="00B4304A">
        <w:rPr>
          <w:rFonts w:ascii="Candara" w:hAnsi="Candara"/>
          <w:lang w:val="en-GB"/>
        </w:rPr>
        <w:t xml:space="preserve">-Producer. Finally,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3F42BA" w:rsidRPr="00B4304A">
        <w:rPr>
          <w:rFonts w:ascii="Candara" w:hAnsi="Candara"/>
          <w:lang w:val="en-GB"/>
        </w:rPr>
      </w:r>
      <w:r w:rsidR="003F42BA" w:rsidRPr="00B4304A">
        <w:rPr>
          <w:rFonts w:ascii="Candara" w:hAnsi="Candara"/>
          <w:lang w:val="en-GB"/>
        </w:rPr>
        <w:fldChar w:fldCharType="separate"/>
      </w:r>
      <w:r w:rsidR="00787B20">
        <w:rPr>
          <w:rFonts w:ascii="Candara" w:hAnsi="Candara"/>
          <w:lang w:val="en-GB"/>
        </w:rPr>
        <w:t>0</w:t>
      </w:r>
      <w:r w:rsidR="003F42BA" w:rsidRPr="00B4304A">
        <w:rPr>
          <w:rFonts w:ascii="Candara" w:hAnsi="Candara"/>
          <w:lang w:val="en-GB"/>
        </w:rPr>
        <w:fldChar w:fldCharType="end"/>
      </w:r>
      <w:r w:rsidR="00131067" w:rsidRPr="00B4304A">
        <w:rPr>
          <w:rFonts w:ascii="Candara" w:hAnsi="Candara"/>
          <w:lang w:val="en-GB"/>
        </w:rPr>
        <w:t xml:space="preserve"> provides a FAQ (Frequently Asked Questions).</w:t>
      </w:r>
    </w:p>
    <w:p w14:paraId="1CEDB32E" w14:textId="77777777" w:rsidR="00B575C6" w:rsidRPr="00B4304A" w:rsidRDefault="00B575C6" w:rsidP="00B575C6">
      <w:pPr>
        <w:jc w:val="both"/>
        <w:rPr>
          <w:rFonts w:ascii="Candara" w:hAnsi="Candara"/>
          <w:lang w:val="en-GB"/>
        </w:rPr>
      </w:pPr>
    </w:p>
    <w:p w14:paraId="65FFA4E1" w14:textId="77777777"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14:paraId="1B653C48" w14:textId="77777777" w:rsidR="00B575C6" w:rsidRPr="00B4304A" w:rsidRDefault="00A3665B" w:rsidP="00040374">
      <w:pPr>
        <w:pStyle w:val="Heading1"/>
        <w:rPr>
          <w:lang w:val="en-GB"/>
        </w:rPr>
      </w:pPr>
      <w:bookmarkStart w:id="30" w:name="_Ref338255382"/>
      <w:bookmarkStart w:id="31" w:name="_Toc425144864"/>
      <w:r w:rsidRPr="00B4304A">
        <w:rPr>
          <w:lang w:val="en-GB"/>
        </w:rPr>
        <w:lastRenderedPageBreak/>
        <w:t>Software Product Line Engineering at a Glance</w:t>
      </w:r>
      <w:bookmarkEnd w:id="30"/>
      <w:bookmarkEnd w:id="31"/>
    </w:p>
    <w:p w14:paraId="15C66941" w14:textId="77777777" w:rsidR="00A3665B" w:rsidRPr="00B4304A" w:rsidRDefault="004062E1" w:rsidP="00E259F8">
      <w:pPr>
        <w:jc w:val="both"/>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 xml:space="preserve">-Producer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14:paraId="77C0A6F2" w14:textId="77777777" w:rsidR="00A3665B" w:rsidRPr="00B4304A" w:rsidRDefault="00A3665B" w:rsidP="00A3665B">
      <w:pPr>
        <w:pStyle w:val="Heading2"/>
        <w:rPr>
          <w:lang w:val="en-GB"/>
        </w:rPr>
      </w:pPr>
      <w:bookmarkStart w:id="32" w:name="_Toc425144865"/>
      <w:r w:rsidRPr="00B4304A">
        <w:rPr>
          <w:lang w:val="en-GB"/>
        </w:rPr>
        <w:t>Basic Software Product Line Engineering</w:t>
      </w:r>
      <w:bookmarkEnd w:id="32"/>
    </w:p>
    <w:p w14:paraId="34D184EE" w14:textId="77777777"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14:paraId="64E57168" w14:textId="77777777"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14:paraId="513C7F8B" w14:textId="77777777" w:rsidR="00A3665B" w:rsidRPr="00B4304A" w:rsidRDefault="00A3665B" w:rsidP="00A3665B">
      <w:pPr>
        <w:pStyle w:val="Heading2"/>
        <w:rPr>
          <w:lang w:val="en-GB"/>
        </w:rPr>
      </w:pPr>
      <w:bookmarkStart w:id="33" w:name="_Toc425144866"/>
      <w:r w:rsidRPr="00B4304A">
        <w:rPr>
          <w:lang w:val="en-GB"/>
        </w:rPr>
        <w:t>Staged Configuration and Instantiation</w:t>
      </w:r>
      <w:bookmarkEnd w:id="33"/>
    </w:p>
    <w:p w14:paraId="18F5CC64" w14:textId="34768A69"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3F42BA" w:rsidRPr="00B4304A">
        <w:rPr>
          <w:rFonts w:ascii="Candara" w:hAnsi="Candara"/>
          <w:lang w:val="en-GB"/>
        </w:rPr>
        <w:fldChar w:fldCharType="begin"/>
      </w:r>
      <w:r w:rsidR="00B96251" w:rsidRPr="00B4304A">
        <w:rPr>
          <w:rFonts w:ascii="Candara" w:hAnsi="Candara"/>
          <w:lang w:val="en-GB"/>
        </w:rPr>
        <w:instrText xml:space="preserve"> REF _Ref338686554 \h </w:instrText>
      </w:r>
      <w:r w:rsidR="003F42BA" w:rsidRPr="00B4304A">
        <w:rPr>
          <w:rFonts w:ascii="Candara" w:hAnsi="Candara"/>
          <w:lang w:val="en-GB"/>
        </w:rPr>
      </w:r>
      <w:r w:rsidR="003F42BA" w:rsidRPr="00B4304A">
        <w:rPr>
          <w:rFonts w:ascii="Candara" w:hAnsi="Candara"/>
          <w:lang w:val="en-GB"/>
        </w:rPr>
        <w:fldChar w:fldCharType="separate"/>
      </w:r>
      <w:ins w:id="34" w:author="Holger Eichelberger" w:date="2021-10-21T09:16:00Z">
        <w:r w:rsidR="00787B20" w:rsidRPr="00B4304A">
          <w:rPr>
            <w:lang w:val="en-GB"/>
          </w:rPr>
          <w:t xml:space="preserve">Figure </w:t>
        </w:r>
        <w:r w:rsidR="00787B20">
          <w:rPr>
            <w:noProof/>
            <w:lang w:val="en-GB"/>
          </w:rPr>
          <w:t>1</w:t>
        </w:r>
      </w:ins>
      <w:del w:id="35" w:author="Holger Eichelberger" w:date="2021-06-03T09:54:00Z">
        <w:r w:rsidR="00CC6546" w:rsidRPr="00B4304A" w:rsidDel="004A03A6">
          <w:rPr>
            <w:lang w:val="en-GB"/>
          </w:rPr>
          <w:delText xml:space="preserve">Figure </w:delText>
        </w:r>
        <w:r w:rsidR="00CC6546" w:rsidDel="004A03A6">
          <w:rPr>
            <w:noProof/>
            <w:lang w:val="en-GB"/>
          </w:rPr>
          <w:delText>1</w:delText>
        </w:r>
      </w:del>
      <w:r w:rsidR="003F42BA" w:rsidRPr="00B4304A">
        <w:rPr>
          <w:rFonts w:ascii="Candara" w:hAnsi="Candara"/>
          <w:lang w:val="en-GB"/>
        </w:rPr>
        <w:fldChar w:fldCharType="end"/>
      </w:r>
      <w:r w:rsidR="00B96251" w:rsidRPr="00B4304A">
        <w:rPr>
          <w:rFonts w:ascii="Candara" w:hAnsi="Candara"/>
          <w:lang w:val="en-GB"/>
        </w:rPr>
        <w:t xml:space="preserve"> for an illustrative example.</w:t>
      </w:r>
    </w:p>
    <w:p w14:paraId="28AEEA74" w14:textId="77777777" w:rsidR="00920318" w:rsidRPr="00B4304A" w:rsidRDefault="00920318" w:rsidP="00920318">
      <w:pPr>
        <w:keepNext/>
        <w:jc w:val="both"/>
        <w:rPr>
          <w:lang w:val="en-GB"/>
        </w:rPr>
      </w:pPr>
      <w:r w:rsidRPr="00B4304A">
        <w:rPr>
          <w:rFonts w:ascii="Candara" w:hAnsi="Candara"/>
          <w:noProof/>
          <w:lang w:val="en-US"/>
        </w:rPr>
        <w:drawing>
          <wp:inline distT="0" distB="0" distL="0" distR="0" wp14:anchorId="09B96AD7" wp14:editId="29446B09">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14:paraId="59651A9D" w14:textId="4A733C40" w:rsidR="00920318" w:rsidRPr="00B4304A" w:rsidRDefault="00920318" w:rsidP="00920318">
      <w:pPr>
        <w:pStyle w:val="Caption"/>
        <w:jc w:val="center"/>
        <w:rPr>
          <w:rFonts w:ascii="Candara" w:hAnsi="Candara"/>
          <w:lang w:val="en-GB"/>
        </w:rPr>
      </w:pPr>
      <w:bookmarkStart w:id="36" w:name="_Ref338686554"/>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787B20">
        <w:rPr>
          <w:noProof/>
          <w:lang w:val="en-GB"/>
        </w:rPr>
        <w:t>1</w:t>
      </w:r>
      <w:r w:rsidR="003F42BA" w:rsidRPr="00B4304A">
        <w:rPr>
          <w:lang w:val="en-GB"/>
        </w:rPr>
        <w:fldChar w:fldCharType="end"/>
      </w:r>
      <w:bookmarkEnd w:id="36"/>
      <w:r w:rsidRPr="00B4304A">
        <w:rPr>
          <w:lang w:val="en-GB"/>
        </w:rPr>
        <w:t>: Example for staged configuration</w:t>
      </w:r>
    </w:p>
    <w:p w14:paraId="16BAD4E6" w14:textId="77777777" w:rsidR="00A3665B" w:rsidRPr="00B4304A" w:rsidRDefault="00A3665B" w:rsidP="00A3665B">
      <w:pPr>
        <w:pStyle w:val="Heading2"/>
        <w:rPr>
          <w:lang w:val="en-GB"/>
        </w:rPr>
      </w:pPr>
      <w:bookmarkStart w:id="37" w:name="_Ref368586101"/>
      <w:bookmarkStart w:id="38" w:name="_Toc425144867"/>
      <w:r w:rsidRPr="00B4304A">
        <w:rPr>
          <w:lang w:val="en-GB"/>
        </w:rPr>
        <w:t>Multi Software Product Lines</w:t>
      </w:r>
      <w:bookmarkEnd w:id="37"/>
      <w:bookmarkEnd w:id="38"/>
    </w:p>
    <w:p w14:paraId="1886498F" w14:textId="1BA2AA98"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w:t>
      </w:r>
      <w:r w:rsidRPr="00B4304A">
        <w:rPr>
          <w:lang w:val="en-GB"/>
        </w:rPr>
        <w:lastRenderedPageBreak/>
        <w:t xml:space="preserve">product lines are combined to an integrated variability model. Derived products can contain 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3F42BA" w:rsidRPr="00B4304A">
        <w:rPr>
          <w:rFonts w:ascii="Candara" w:hAnsi="Candara"/>
          <w:lang w:val="en-GB"/>
        </w:rPr>
        <w:fldChar w:fldCharType="begin"/>
      </w:r>
      <w:r w:rsidR="004062E1" w:rsidRPr="00B4304A">
        <w:rPr>
          <w:rFonts w:ascii="Candara" w:hAnsi="Candara"/>
          <w:lang w:val="en-GB"/>
        </w:rPr>
        <w:instrText xml:space="preserve"> REF _Ref338687088 \h </w:instrText>
      </w:r>
      <w:r w:rsidR="003F42BA" w:rsidRPr="00B4304A">
        <w:rPr>
          <w:rFonts w:ascii="Candara" w:hAnsi="Candara"/>
          <w:lang w:val="en-GB"/>
        </w:rPr>
      </w:r>
      <w:r w:rsidR="003F42BA" w:rsidRPr="00B4304A">
        <w:rPr>
          <w:rFonts w:ascii="Candara" w:hAnsi="Candara"/>
          <w:lang w:val="en-GB"/>
        </w:rPr>
        <w:fldChar w:fldCharType="separate"/>
      </w:r>
      <w:ins w:id="39" w:author="Holger Eichelberger" w:date="2021-10-21T09:16:00Z">
        <w:r w:rsidR="00787B20" w:rsidRPr="00B4304A">
          <w:rPr>
            <w:lang w:val="en-GB"/>
          </w:rPr>
          <w:t xml:space="preserve">Figure </w:t>
        </w:r>
        <w:r w:rsidR="00787B20">
          <w:rPr>
            <w:noProof/>
            <w:lang w:val="en-GB"/>
          </w:rPr>
          <w:t>2</w:t>
        </w:r>
      </w:ins>
      <w:del w:id="40" w:author="Holger Eichelberger" w:date="2021-06-03T09:54:00Z">
        <w:r w:rsidR="00CC6546" w:rsidRPr="00B4304A" w:rsidDel="004A03A6">
          <w:rPr>
            <w:lang w:val="en-GB"/>
          </w:rPr>
          <w:delText xml:space="preserve">Figure </w:delText>
        </w:r>
        <w:r w:rsidR="00CC6546" w:rsidDel="004A03A6">
          <w:rPr>
            <w:noProof/>
            <w:lang w:val="en-GB"/>
          </w:rPr>
          <w:delText>2</w:delText>
        </w:r>
      </w:del>
      <w:r w:rsidR="003F42BA" w:rsidRPr="00B4304A">
        <w:rPr>
          <w:rFonts w:ascii="Candara" w:hAnsi="Candara"/>
          <w:lang w:val="en-GB"/>
        </w:rPr>
        <w:fldChar w:fldCharType="end"/>
      </w:r>
      <w:r w:rsidR="004062E1" w:rsidRPr="00B4304A">
        <w:rPr>
          <w:rFonts w:ascii="Candara" w:hAnsi="Candara"/>
          <w:lang w:val="en-GB"/>
        </w:rPr>
        <w:t xml:space="preserve"> for an illustrative example.</w:t>
      </w:r>
    </w:p>
    <w:p w14:paraId="72C0A9CB" w14:textId="77777777" w:rsidR="00B96251" w:rsidRPr="00B4304A" w:rsidRDefault="00B96251" w:rsidP="00B96251">
      <w:pPr>
        <w:keepNext/>
        <w:jc w:val="both"/>
        <w:rPr>
          <w:lang w:val="en-GB"/>
        </w:rPr>
      </w:pPr>
      <w:r w:rsidRPr="00B4304A">
        <w:rPr>
          <w:rFonts w:ascii="Candara" w:hAnsi="Candara"/>
          <w:noProof/>
          <w:lang w:val="en-US"/>
        </w:rPr>
        <w:drawing>
          <wp:inline distT="0" distB="0" distL="0" distR="0" wp14:anchorId="40CB0333" wp14:editId="47468794">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43ECF73" w14:textId="57732BD6" w:rsidR="00A3665B" w:rsidRPr="00B4304A" w:rsidRDefault="00B96251" w:rsidP="00B96251">
      <w:pPr>
        <w:pStyle w:val="Caption"/>
        <w:jc w:val="center"/>
        <w:rPr>
          <w:rFonts w:ascii="Candara" w:hAnsi="Candara"/>
          <w:lang w:val="en-GB"/>
        </w:rPr>
      </w:pPr>
      <w:bookmarkStart w:id="41" w:name="_Ref33868708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787B20">
        <w:rPr>
          <w:noProof/>
          <w:lang w:val="en-GB"/>
        </w:rPr>
        <w:t>2</w:t>
      </w:r>
      <w:r w:rsidR="003F42BA" w:rsidRPr="00B4304A">
        <w:rPr>
          <w:lang w:val="en-GB"/>
        </w:rPr>
        <w:fldChar w:fldCharType="end"/>
      </w:r>
      <w:bookmarkEnd w:id="41"/>
      <w:r w:rsidRPr="00B4304A">
        <w:rPr>
          <w:lang w:val="en-GB"/>
        </w:rPr>
        <w:t>: Example for a Multi Software Product Line</w:t>
      </w:r>
      <w:r w:rsidR="004062E1" w:rsidRPr="00B4304A">
        <w:rPr>
          <w:lang w:val="en-GB"/>
        </w:rPr>
        <w:t>.</w:t>
      </w:r>
    </w:p>
    <w:p w14:paraId="58A94E9C" w14:textId="77777777" w:rsidR="00A3665B" w:rsidRPr="00B4304A" w:rsidRDefault="00A3665B" w:rsidP="00E259F8">
      <w:pPr>
        <w:jc w:val="both"/>
        <w:rPr>
          <w:rFonts w:ascii="Candara" w:hAnsi="Candara"/>
          <w:lang w:val="en-GB"/>
        </w:rPr>
      </w:pPr>
    </w:p>
    <w:p w14:paraId="72399CB9" w14:textId="77777777"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14:paraId="273E4E2F" w14:textId="77777777" w:rsidR="00A3665B" w:rsidRPr="00B4304A" w:rsidRDefault="00A74DFC" w:rsidP="00A3665B">
      <w:pPr>
        <w:pStyle w:val="Heading1"/>
        <w:rPr>
          <w:lang w:val="en-GB"/>
        </w:rPr>
      </w:pPr>
      <w:bookmarkStart w:id="42" w:name="_Ref338255390"/>
      <w:bookmarkStart w:id="43" w:name="_Toc425144868"/>
      <w:r w:rsidRPr="00B4304A">
        <w:rPr>
          <w:lang w:val="en-GB"/>
        </w:rPr>
        <w:lastRenderedPageBreak/>
        <w:t>Installation</w:t>
      </w:r>
      <w:bookmarkEnd w:id="42"/>
      <w:bookmarkEnd w:id="43"/>
    </w:p>
    <w:p w14:paraId="1C4A26FC" w14:textId="1D163C5A"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w:t>
      </w:r>
      <w:proofErr w:type="spellStart"/>
      <w:r w:rsidRPr="00B4304A">
        <w:rPr>
          <w:rFonts w:ascii="Candara" w:hAnsi="Candara"/>
          <w:lang w:val="en-GB"/>
        </w:rPr>
        <w:t>EASy</w:t>
      </w:r>
      <w:proofErr w:type="spellEnd"/>
      <w:r w:rsidRPr="00B4304A">
        <w:rPr>
          <w:rFonts w:ascii="Candara" w:hAnsi="Candara"/>
          <w:lang w:val="en-GB"/>
        </w:rPr>
        <w:t xml:space="preserve">-Producer. In order to guarantee a successful installation, we will introduce a set of mandatory prerequisites. </w:t>
      </w:r>
      <w:r w:rsidR="00E43392" w:rsidRPr="00B4304A">
        <w:rPr>
          <w:rFonts w:ascii="Candara" w:hAnsi="Candara"/>
          <w:lang w:val="en-GB"/>
        </w:rPr>
        <w:t xml:space="preserve">This will be part of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3F42BA" w:rsidRPr="00B4304A">
        <w:rPr>
          <w:rFonts w:ascii="Candara" w:hAnsi="Candara"/>
          <w:lang w:val="en-GB"/>
        </w:rPr>
      </w:r>
      <w:r w:rsidR="003F42BA" w:rsidRPr="00B4304A">
        <w:rPr>
          <w:rFonts w:ascii="Candara" w:hAnsi="Candara"/>
          <w:lang w:val="en-GB"/>
        </w:rPr>
        <w:fldChar w:fldCharType="separate"/>
      </w:r>
      <w:r w:rsidR="00787B20">
        <w:rPr>
          <w:rFonts w:ascii="Candara" w:hAnsi="Candara"/>
          <w:lang w:val="en-GB"/>
        </w:rPr>
        <w:t>3.1</w:t>
      </w:r>
      <w:r w:rsidR="003F42BA"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in which we set</w:t>
      </w:r>
      <w:r w:rsidR="00E43392" w:rsidRPr="00B4304A">
        <w:rPr>
          <w:rFonts w:ascii="Candara" w:hAnsi="Candara"/>
          <w:lang w:val="en-GB"/>
        </w:rPr>
        <w:t xml:space="preserve"> up the environment in </w:t>
      </w:r>
      <w:r w:rsidR="001C1C91" w:rsidRPr="00B4304A">
        <w:rPr>
          <w:rFonts w:ascii="Candara" w:hAnsi="Candara"/>
          <w:lang w:val="en-GB"/>
        </w:rPr>
        <w:t xml:space="preserve">for </w:t>
      </w:r>
      <w:proofErr w:type="spellStart"/>
      <w:r w:rsidR="001C1C91" w:rsidRPr="00B4304A">
        <w:rPr>
          <w:rFonts w:ascii="Candara" w:hAnsi="Candara"/>
          <w:lang w:val="en-GB"/>
        </w:rPr>
        <w:t>EASy</w:t>
      </w:r>
      <w:proofErr w:type="spellEnd"/>
      <w:r w:rsidR="001C1C91" w:rsidRPr="00B4304A">
        <w:rPr>
          <w:rFonts w:ascii="Candara" w:hAnsi="Candara"/>
          <w:lang w:val="en-GB"/>
        </w:rPr>
        <w:t>-Producer</w:t>
      </w:r>
      <w:r w:rsidR="00E43392" w:rsidRPr="00B4304A">
        <w:rPr>
          <w:rFonts w:ascii="Candara" w:hAnsi="Candara"/>
          <w:lang w:val="en-GB"/>
        </w:rPr>
        <w:t xml:space="preserve">. In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3F42BA" w:rsidRPr="00B4304A">
        <w:rPr>
          <w:rFonts w:ascii="Candara" w:hAnsi="Candara"/>
          <w:lang w:val="en-GB"/>
        </w:rPr>
      </w:r>
      <w:r w:rsidR="003F42BA" w:rsidRPr="00B4304A">
        <w:rPr>
          <w:rFonts w:ascii="Candara" w:hAnsi="Candara"/>
          <w:lang w:val="en-GB"/>
        </w:rPr>
        <w:fldChar w:fldCharType="separate"/>
      </w:r>
      <w:r w:rsidR="00787B20">
        <w:rPr>
          <w:rFonts w:ascii="Candara" w:hAnsi="Candara"/>
          <w:lang w:val="en-GB"/>
        </w:rPr>
        <w:t>3.2</w:t>
      </w:r>
      <w:r w:rsidR="003F42BA" w:rsidRPr="00B4304A">
        <w:rPr>
          <w:rFonts w:ascii="Candara" w:hAnsi="Candara"/>
          <w:lang w:val="en-GB"/>
        </w:rPr>
        <w:fldChar w:fldCharType="end"/>
      </w:r>
      <w:r w:rsidR="00E43392" w:rsidRPr="00B4304A">
        <w:rPr>
          <w:rFonts w:ascii="Candara" w:hAnsi="Candara"/>
          <w:lang w:val="en-GB"/>
        </w:rPr>
        <w:t xml:space="preserve">, we describe the installation of the tool in a step-wise manner using the Eclipse update site mechanism and the </w:t>
      </w:r>
      <w:proofErr w:type="spellStart"/>
      <w:r w:rsidR="00E43392" w:rsidRPr="00B4304A">
        <w:rPr>
          <w:rFonts w:ascii="Candara" w:hAnsi="Candara"/>
          <w:lang w:val="en-GB"/>
        </w:rPr>
        <w:t>EASy</w:t>
      </w:r>
      <w:proofErr w:type="spellEnd"/>
      <w:r w:rsidR="00E43392" w:rsidRPr="00B4304A">
        <w:rPr>
          <w:rFonts w:ascii="Candara" w:hAnsi="Candara"/>
          <w:lang w:val="en-GB"/>
        </w:rPr>
        <w:t xml:space="preserve">-Producer update site. </w:t>
      </w:r>
      <w:proofErr w:type="spellStart"/>
      <w:r w:rsidR="00632BB1" w:rsidRPr="00B4304A">
        <w:rPr>
          <w:rFonts w:ascii="Candara" w:hAnsi="Candara"/>
          <w:lang w:val="en-GB"/>
        </w:rPr>
        <w:t>EASy</w:t>
      </w:r>
      <w:proofErr w:type="spellEnd"/>
      <w:r w:rsidR="00632BB1" w:rsidRPr="00B4304A">
        <w:rPr>
          <w:rFonts w:ascii="Candara" w:hAnsi="Candara"/>
          <w:lang w:val="en-GB"/>
        </w:rPr>
        <w:t xml:space="preserve">-Producer can alternatively </w:t>
      </w:r>
      <w:proofErr w:type="spellStart"/>
      <w:r w:rsidR="00632BB1" w:rsidRPr="00B4304A">
        <w:rPr>
          <w:rFonts w:ascii="Candara" w:hAnsi="Candara"/>
          <w:lang w:val="en-GB"/>
        </w:rPr>
        <w:t>used</w:t>
      </w:r>
      <w:proofErr w:type="spellEnd"/>
      <w:r w:rsidR="00632BB1" w:rsidRPr="00B4304A">
        <w:rPr>
          <w:rFonts w:ascii="Candara" w:hAnsi="Candara"/>
          <w:lang w:val="en-GB"/>
        </w:rPr>
        <w:t xml:space="preserve"> as a command line tool, which does not require an Eclipse installation. This facilitates the usage of </w:t>
      </w:r>
      <w:proofErr w:type="spellStart"/>
      <w:r w:rsidR="00632BB1" w:rsidRPr="00B4304A">
        <w:rPr>
          <w:rFonts w:ascii="Candara" w:hAnsi="Candara"/>
          <w:lang w:val="en-GB"/>
        </w:rPr>
        <w:t>EASy</w:t>
      </w:r>
      <w:proofErr w:type="spellEnd"/>
      <w:r w:rsidR="00632BB1" w:rsidRPr="00B4304A">
        <w:rPr>
          <w:rFonts w:ascii="Candara" w:hAnsi="Candara"/>
          <w:lang w:val="en-GB"/>
        </w:rPr>
        <w:t xml:space="preserve">-Producer as part of a Continuous Integration setup. In Section </w:t>
      </w:r>
      <w:r w:rsidR="003F42BA" w:rsidRPr="00B4304A">
        <w:rPr>
          <w:rFonts w:ascii="Candara" w:hAnsi="Candara"/>
          <w:lang w:val="en-GB"/>
        </w:rPr>
        <w:fldChar w:fldCharType="begin"/>
      </w:r>
      <w:r w:rsidR="00632BB1" w:rsidRPr="00B4304A">
        <w:rPr>
          <w:rFonts w:ascii="Candara" w:hAnsi="Candara"/>
          <w:lang w:val="en-GB"/>
        </w:rPr>
        <w:instrText xml:space="preserve"> REF _Ref424650331 \r \h </w:instrText>
      </w:r>
      <w:r w:rsidR="003F42BA" w:rsidRPr="00B4304A">
        <w:rPr>
          <w:rFonts w:ascii="Candara" w:hAnsi="Candara"/>
          <w:lang w:val="en-GB"/>
        </w:rPr>
      </w:r>
      <w:r w:rsidR="003F42BA" w:rsidRPr="00B4304A">
        <w:rPr>
          <w:rFonts w:ascii="Candara" w:hAnsi="Candara"/>
          <w:lang w:val="en-GB"/>
        </w:rPr>
        <w:fldChar w:fldCharType="separate"/>
      </w:r>
      <w:r w:rsidR="00787B20">
        <w:rPr>
          <w:rFonts w:ascii="Candara" w:hAnsi="Candara"/>
          <w:lang w:val="en-GB"/>
        </w:rPr>
        <w:t>3.3</w:t>
      </w:r>
      <w:r w:rsidR="003F42BA" w:rsidRPr="00B4304A">
        <w:rPr>
          <w:rFonts w:ascii="Candara" w:hAnsi="Candara"/>
          <w:lang w:val="en-GB"/>
        </w:rPr>
        <w:fldChar w:fldCharType="end"/>
      </w:r>
      <w:r w:rsidR="00632BB1" w:rsidRPr="00B4304A">
        <w:rPr>
          <w:rFonts w:ascii="Candara" w:hAnsi="Candara"/>
          <w:lang w:val="en-GB"/>
        </w:rPr>
        <w:t xml:space="preserve">, we show how to install </w:t>
      </w:r>
      <w:proofErr w:type="spellStart"/>
      <w:r w:rsidR="00632BB1" w:rsidRPr="00B4304A">
        <w:rPr>
          <w:rFonts w:ascii="Candara" w:hAnsi="Candara"/>
          <w:lang w:val="en-GB"/>
        </w:rPr>
        <w:t>EASy</w:t>
      </w:r>
      <w:proofErr w:type="spellEnd"/>
      <w:r w:rsidR="00632BB1" w:rsidRPr="00B4304A">
        <w:rPr>
          <w:rFonts w:ascii="Candara" w:hAnsi="Candara"/>
          <w:lang w:val="en-GB"/>
        </w:rPr>
        <w:t xml:space="preserve">-Producer as a command line tool, outside of Eclipse. </w:t>
      </w:r>
      <w:r w:rsidR="00CB19A3" w:rsidRPr="00B4304A">
        <w:rPr>
          <w:rFonts w:ascii="Candara" w:hAnsi="Candara"/>
          <w:lang w:val="en-GB"/>
        </w:rPr>
        <w:t xml:space="preserve">Section </w:t>
      </w:r>
      <w:r w:rsidR="003F42BA"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3F42BA" w:rsidRPr="00B4304A">
        <w:rPr>
          <w:rFonts w:ascii="Candara" w:hAnsi="Candara"/>
          <w:lang w:val="en-GB"/>
        </w:rPr>
      </w:r>
      <w:r w:rsidR="003F42BA" w:rsidRPr="00B4304A">
        <w:rPr>
          <w:rFonts w:ascii="Candara" w:hAnsi="Candara"/>
          <w:lang w:val="en-GB"/>
        </w:rPr>
        <w:fldChar w:fldCharType="separate"/>
      </w:r>
      <w:r w:rsidR="00787B20">
        <w:rPr>
          <w:rFonts w:ascii="Candara" w:hAnsi="Candara"/>
          <w:lang w:val="en-GB"/>
        </w:rPr>
        <w:t>3.3</w:t>
      </w:r>
      <w:r w:rsidR="003F42BA" w:rsidRPr="00B4304A">
        <w:rPr>
          <w:rFonts w:ascii="Candara" w:hAnsi="Candara"/>
          <w:lang w:val="en-GB"/>
        </w:rPr>
        <w:fldChar w:fldCharType="end"/>
      </w:r>
      <w:r w:rsidR="00CB19A3" w:rsidRPr="00B4304A">
        <w:rPr>
          <w:rFonts w:ascii="Candara" w:hAnsi="Candara"/>
          <w:lang w:val="en-GB"/>
        </w:rPr>
        <w:t xml:space="preserve"> introduces additional guides and specifications for </w:t>
      </w:r>
      <w:proofErr w:type="spellStart"/>
      <w:r w:rsidR="00CB19A3" w:rsidRPr="00B4304A">
        <w:rPr>
          <w:rFonts w:ascii="Candara" w:hAnsi="Candara"/>
          <w:lang w:val="en-GB"/>
        </w:rPr>
        <w:t>EASy</w:t>
      </w:r>
      <w:proofErr w:type="spellEnd"/>
      <w:r w:rsidR="00CB19A3" w:rsidRPr="00B4304A">
        <w:rPr>
          <w:rFonts w:ascii="Candara" w:hAnsi="Candara"/>
          <w:lang w:val="en-GB"/>
        </w:rPr>
        <w:t>-Producer.</w:t>
      </w:r>
    </w:p>
    <w:p w14:paraId="63C65714" w14:textId="77777777" w:rsidR="00B575C6" w:rsidRPr="00B4304A" w:rsidRDefault="00B575C6" w:rsidP="00040374">
      <w:pPr>
        <w:pStyle w:val="Heading2"/>
        <w:rPr>
          <w:lang w:val="en-GB"/>
        </w:rPr>
      </w:pPr>
      <w:bookmarkStart w:id="44" w:name="_Ref338257142"/>
      <w:bookmarkStart w:id="45" w:name="_Toc425144869"/>
      <w:r w:rsidRPr="00B4304A">
        <w:rPr>
          <w:lang w:val="en-GB"/>
        </w:rPr>
        <w:t>Prerequisites</w:t>
      </w:r>
      <w:bookmarkEnd w:id="44"/>
      <w:bookmarkEnd w:id="45"/>
    </w:p>
    <w:p w14:paraId="4B0789AF" w14:textId="77777777" w:rsidR="00566ACE" w:rsidRPr="00B4304A" w:rsidRDefault="00C62956" w:rsidP="00E8598F">
      <w:pPr>
        <w:jc w:val="both"/>
        <w:rPr>
          <w:lang w:val="en-GB"/>
        </w:rPr>
      </w:pPr>
      <w:proofErr w:type="spellStart"/>
      <w:r w:rsidRPr="00B4304A">
        <w:rPr>
          <w:lang w:val="en-GB"/>
        </w:rPr>
        <w:t>EASy</w:t>
      </w:r>
      <w:proofErr w:type="spellEnd"/>
      <w:r w:rsidRPr="00B4304A">
        <w:rPr>
          <w:lang w:val="en-GB"/>
        </w:rPr>
        <w:t xml:space="preserve">-Producer is developed as an </w:t>
      </w:r>
      <w:r w:rsidRPr="00B4304A">
        <w:rPr>
          <w:b/>
          <w:lang w:val="en-GB"/>
        </w:rPr>
        <w:t>Eclipse</w:t>
      </w:r>
      <w:r w:rsidR="00101455" w:rsidRPr="00B4304A">
        <w:rPr>
          <w:rStyle w:val="FootnoteReference"/>
          <w:b/>
          <w:lang w:val="en-GB"/>
        </w:rPr>
        <w:footnoteReference w:id="2"/>
      </w:r>
      <w:r w:rsidRPr="00B4304A">
        <w:rPr>
          <w:lang w:val="en-GB"/>
        </w:rPr>
        <w:t xml:space="preserve"> plug-in </w:t>
      </w:r>
      <w:r w:rsidR="00566ACE" w:rsidRPr="00B4304A">
        <w:rPr>
          <w:lang w:val="en-GB"/>
        </w:rPr>
        <w:t xml:space="preserve">and requires </w:t>
      </w:r>
      <w:proofErr w:type="spellStart"/>
      <w:r w:rsidR="00566ACE" w:rsidRPr="00B4304A">
        <w:rPr>
          <w:b/>
          <w:lang w:val="en-GB"/>
        </w:rPr>
        <w:t>Xtext</w:t>
      </w:r>
      <w:proofErr w:type="spellEnd"/>
      <w:r w:rsidR="00E3222C" w:rsidRPr="00B4304A">
        <w:rPr>
          <w:rStyle w:val="FootnoteReference"/>
          <w:b/>
          <w:lang w:val="en-GB"/>
        </w:rPr>
        <w:footnoteReference w:id="3"/>
      </w:r>
      <w:r w:rsidR="00566ACE" w:rsidRPr="00B4304A">
        <w:rPr>
          <w:b/>
          <w:lang w:val="en-GB"/>
        </w:rPr>
        <w:t xml:space="preserve"> version 2.</w:t>
      </w:r>
      <w:r w:rsidR="00502842" w:rsidRPr="00B4304A">
        <w:rPr>
          <w:b/>
          <w:lang w:val="en-GB"/>
        </w:rPr>
        <w:t>5</w:t>
      </w:r>
      <w:r w:rsidR="00566ACE" w:rsidRPr="00B4304A">
        <w:rPr>
          <w:b/>
          <w:lang w:val="en-GB"/>
        </w:rPr>
        <w:t>.</w:t>
      </w:r>
      <w:r w:rsidR="00502842" w:rsidRPr="00B4304A">
        <w:rPr>
          <w:b/>
          <w:lang w:val="en-GB"/>
        </w:rPr>
        <w:t>3</w:t>
      </w:r>
      <w:r w:rsidRPr="00B4304A">
        <w:rPr>
          <w:lang w:val="en-GB"/>
        </w:rPr>
        <w:t>. Thus,</w:t>
      </w:r>
      <w:r w:rsidR="00566ACE" w:rsidRPr="00B4304A">
        <w:rPr>
          <w:lang w:val="en-GB"/>
        </w:rPr>
        <w:t xml:space="preserve"> in general, any Eclipse installation with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is fine for installing and running </w:t>
      </w:r>
      <w:proofErr w:type="spellStart"/>
      <w:r w:rsidR="00566ACE" w:rsidRPr="00B4304A">
        <w:rPr>
          <w:lang w:val="en-GB"/>
        </w:rPr>
        <w:t>EASy</w:t>
      </w:r>
      <w:proofErr w:type="spellEnd"/>
      <w:r w:rsidR="00566ACE" w:rsidRPr="00B4304A">
        <w:rPr>
          <w:lang w:val="en-GB"/>
        </w:rPr>
        <w:t xml:space="preserve">-Producer. However, we cannot guarantee that any combination of Eclipse and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will work with </w:t>
      </w:r>
      <w:proofErr w:type="spellStart"/>
      <w:r w:rsidR="00566ACE" w:rsidRPr="00B4304A">
        <w:rPr>
          <w:lang w:val="en-GB"/>
        </w:rPr>
        <w:t>EASy</w:t>
      </w:r>
      <w:proofErr w:type="spellEnd"/>
      <w:r w:rsidR="00566ACE" w:rsidRPr="00B4304A">
        <w:rPr>
          <w:lang w:val="en-GB"/>
        </w:rPr>
        <w:t>-Producer. Thus, we propose the following Eclipse versions</w:t>
      </w:r>
      <w:r w:rsidR="001C1C91" w:rsidRPr="00B4304A">
        <w:rPr>
          <w:lang w:val="en-GB"/>
        </w:rPr>
        <w:t xml:space="preserve"> as they are</w:t>
      </w:r>
      <w:r w:rsidR="00566ACE" w:rsidRPr="00B4304A">
        <w:rPr>
          <w:lang w:val="en-GB"/>
        </w:rPr>
        <w:t xml:space="preserve"> tested with </w:t>
      </w:r>
      <w:proofErr w:type="spellStart"/>
      <w:r w:rsidR="00566ACE" w:rsidRPr="00B4304A">
        <w:rPr>
          <w:lang w:val="en-GB"/>
        </w:rPr>
        <w:t>EASy</w:t>
      </w:r>
      <w:proofErr w:type="spellEnd"/>
      <w:r w:rsidR="00566ACE" w:rsidRPr="00B4304A">
        <w:rPr>
          <w:lang w:val="en-GB"/>
        </w:rPr>
        <w:t xml:space="preserve">-Producer (and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w:t>
      </w:r>
    </w:p>
    <w:p w14:paraId="7B39DC3B" w14:textId="77777777" w:rsidR="00566ACE" w:rsidRPr="00B4304A" w:rsidRDefault="00566ACE" w:rsidP="00566ACE">
      <w:pPr>
        <w:pStyle w:val="ListParagraph"/>
        <w:numPr>
          <w:ilvl w:val="0"/>
          <w:numId w:val="18"/>
        </w:numPr>
        <w:jc w:val="both"/>
        <w:rPr>
          <w:lang w:val="en-GB"/>
        </w:rPr>
      </w:pPr>
      <w:r w:rsidRPr="00B4304A">
        <w:rPr>
          <w:lang w:val="en-GB"/>
        </w:rPr>
        <w:t xml:space="preserve">Eclipse </w:t>
      </w:r>
      <w:r w:rsidR="00502842" w:rsidRPr="00B4304A">
        <w:rPr>
          <w:lang w:val="en-GB"/>
        </w:rPr>
        <w:t>4</w:t>
      </w:r>
      <w:r w:rsidRPr="00B4304A">
        <w:rPr>
          <w:lang w:val="en-GB"/>
        </w:rPr>
        <w:t>.</w:t>
      </w:r>
      <w:r w:rsidR="00502842" w:rsidRPr="00B4304A">
        <w:rPr>
          <w:lang w:val="en-GB"/>
        </w:rPr>
        <w:t>3</w:t>
      </w:r>
      <w:r w:rsidRPr="00B4304A">
        <w:rPr>
          <w:lang w:val="en-GB"/>
        </w:rPr>
        <w:t xml:space="preserve"> (</w:t>
      </w:r>
      <w:r w:rsidR="00502842" w:rsidRPr="00B4304A">
        <w:rPr>
          <w:lang w:val="en-GB"/>
        </w:rPr>
        <w:t>Kepler</w:t>
      </w:r>
      <w:r w:rsidRPr="00B4304A">
        <w:rPr>
          <w:lang w:val="en-GB"/>
        </w:rPr>
        <w:t>)</w:t>
      </w:r>
    </w:p>
    <w:p w14:paraId="75C2C595" w14:textId="77777777" w:rsidR="00566ACE" w:rsidRPr="00B4304A" w:rsidRDefault="00502842" w:rsidP="00566ACE">
      <w:pPr>
        <w:pStyle w:val="ListParagraph"/>
        <w:numPr>
          <w:ilvl w:val="0"/>
          <w:numId w:val="18"/>
        </w:numPr>
        <w:jc w:val="both"/>
        <w:rPr>
          <w:lang w:val="en-GB"/>
        </w:rPr>
      </w:pPr>
      <w:r w:rsidRPr="00B4304A">
        <w:rPr>
          <w:lang w:val="en-GB"/>
        </w:rPr>
        <w:t>Eclipse 4.4 (Luna</w:t>
      </w:r>
      <w:r w:rsidR="00566ACE" w:rsidRPr="00B4304A">
        <w:rPr>
          <w:lang w:val="en-GB"/>
        </w:rPr>
        <w:t>)</w:t>
      </w:r>
    </w:p>
    <w:p w14:paraId="4C22D299" w14:textId="77777777" w:rsidR="00566ACE" w:rsidRPr="00B4304A" w:rsidRDefault="00502842" w:rsidP="00566ACE">
      <w:pPr>
        <w:pStyle w:val="ListParagraph"/>
        <w:numPr>
          <w:ilvl w:val="0"/>
          <w:numId w:val="18"/>
        </w:numPr>
        <w:jc w:val="both"/>
        <w:rPr>
          <w:lang w:val="en-GB"/>
        </w:rPr>
      </w:pPr>
      <w:r w:rsidRPr="00B4304A">
        <w:rPr>
          <w:lang w:val="en-GB"/>
        </w:rPr>
        <w:t>Eclipse 4.5 (Mars</w:t>
      </w:r>
      <w:r w:rsidR="00566ACE" w:rsidRPr="00B4304A">
        <w:rPr>
          <w:lang w:val="en-GB"/>
        </w:rPr>
        <w:t>)</w:t>
      </w:r>
    </w:p>
    <w:p w14:paraId="6EF61FF4" w14:textId="77777777" w:rsidR="00566ACE" w:rsidRPr="00B4304A" w:rsidRDefault="00566ACE" w:rsidP="00566ACE">
      <w:pPr>
        <w:jc w:val="both"/>
        <w:rPr>
          <w:lang w:val="en-GB"/>
        </w:rPr>
      </w:pPr>
      <w:r w:rsidRPr="00B4304A">
        <w:rPr>
          <w:lang w:val="en-GB"/>
        </w:rPr>
        <w:t xml:space="preserve">We recommend using </w:t>
      </w:r>
      <w:r w:rsidR="00502842" w:rsidRPr="00B4304A">
        <w:rPr>
          <w:b/>
          <w:lang w:val="en-GB"/>
        </w:rPr>
        <w:t>Eclipse 4</w:t>
      </w:r>
      <w:r w:rsidRPr="00B4304A">
        <w:rPr>
          <w:b/>
          <w:lang w:val="en-GB"/>
        </w:rPr>
        <w:t>.</w:t>
      </w:r>
      <w:r w:rsidR="00502842" w:rsidRPr="00B4304A">
        <w:rPr>
          <w:b/>
          <w:lang w:val="en-GB"/>
        </w:rPr>
        <w:t>3</w:t>
      </w:r>
      <w:r w:rsidRPr="00B4304A">
        <w:rPr>
          <w:b/>
          <w:lang w:val="en-GB"/>
        </w:rPr>
        <w:t xml:space="preserve"> (</w:t>
      </w:r>
      <w:r w:rsidR="00502842" w:rsidRPr="00B4304A">
        <w:rPr>
          <w:b/>
          <w:lang w:val="en-GB"/>
        </w:rPr>
        <w:t>Kepler</w:t>
      </w:r>
      <w:r w:rsidRPr="00B4304A">
        <w:rPr>
          <w:b/>
          <w:lang w:val="en-GB"/>
        </w:rPr>
        <w:t>)</w:t>
      </w:r>
      <w:r w:rsidRPr="00B4304A">
        <w:rPr>
          <w:lang w:val="en-GB"/>
        </w:rPr>
        <w:t xml:space="preserve"> as this is the most </w:t>
      </w:r>
      <w:r w:rsidR="00E51F1E" w:rsidRPr="00B4304A">
        <w:rPr>
          <w:lang w:val="en-GB"/>
        </w:rPr>
        <w:t xml:space="preserve">exhaustively </w:t>
      </w:r>
      <w:r w:rsidRPr="00B4304A">
        <w:rPr>
          <w:lang w:val="en-GB"/>
        </w:rPr>
        <w:t xml:space="preserve">tested version of Eclipse with </w:t>
      </w:r>
      <w:proofErr w:type="spellStart"/>
      <w:r w:rsidRPr="00B4304A">
        <w:rPr>
          <w:lang w:val="en-GB"/>
        </w:rPr>
        <w:t>EASy</w:t>
      </w:r>
      <w:proofErr w:type="spellEnd"/>
      <w:r w:rsidRPr="00B4304A">
        <w:rPr>
          <w:lang w:val="en-GB"/>
        </w:rPr>
        <w:t>-Producer.</w:t>
      </w:r>
      <w:r w:rsidR="00645FAD" w:rsidRPr="00B4304A">
        <w:rPr>
          <w:lang w:val="en-GB"/>
        </w:rPr>
        <w:t xml:space="preserve"> Download an Eclipse </w:t>
      </w:r>
      <w:r w:rsidR="00502842" w:rsidRPr="00B4304A">
        <w:rPr>
          <w:lang w:val="en-GB"/>
        </w:rPr>
        <w:t xml:space="preserve">(e.g. Eclipse IDE for Eclipse Committers) </w:t>
      </w:r>
      <w:r w:rsidR="00645FAD" w:rsidRPr="00B4304A">
        <w:rPr>
          <w:lang w:val="en-GB"/>
        </w:rPr>
        <w:t xml:space="preserve">package from </w:t>
      </w:r>
      <w:r w:rsidR="00BD3F08">
        <w:fldChar w:fldCharType="begin"/>
      </w:r>
      <w:r w:rsidR="00BD3F08" w:rsidRPr="008D45B2">
        <w:rPr>
          <w:lang w:val="en-US"/>
          <w:rPrChange w:id="48" w:author="Holger Eichelberger" w:date="2021-06-03T09:46:00Z">
            <w:rPr/>
          </w:rPrChange>
        </w:rPr>
        <w:instrText xml:space="preserve"> HYPERLINK "http://www.eclipse.org/downloads/" </w:instrText>
      </w:r>
      <w:r w:rsidR="00BD3F08">
        <w:fldChar w:fldCharType="separate"/>
      </w:r>
      <w:r w:rsidR="00645FAD" w:rsidRPr="00B4304A">
        <w:rPr>
          <w:rStyle w:val="Hyperlink"/>
          <w:lang w:val="en-GB"/>
        </w:rPr>
        <w:t>http://www.eclipse.org/downloads/</w:t>
      </w:r>
      <w:r w:rsidR="00BD3F08">
        <w:rPr>
          <w:rStyle w:val="Hyperlink"/>
          <w:lang w:val="en-GB"/>
        </w:rPr>
        <w:fldChar w:fldCharType="end"/>
      </w:r>
      <w:r w:rsidR="00645FAD" w:rsidRPr="00B4304A">
        <w:rPr>
          <w:lang w:val="en-GB"/>
        </w:rPr>
        <w:t>.</w:t>
      </w:r>
    </w:p>
    <w:p w14:paraId="7334D4D0" w14:textId="77777777" w:rsidR="00E3222C" w:rsidRPr="00B4304A" w:rsidRDefault="00645FAD" w:rsidP="00566ACE">
      <w:pPr>
        <w:jc w:val="both"/>
        <w:rPr>
          <w:lang w:val="en-GB"/>
        </w:rPr>
      </w:pPr>
      <w:r w:rsidRPr="00B4304A">
        <w:rPr>
          <w:lang w:val="en-GB"/>
        </w:rPr>
        <w:t xml:space="preserve">Further, </w:t>
      </w:r>
      <w:proofErr w:type="spellStart"/>
      <w:r w:rsidRPr="00B4304A">
        <w:rPr>
          <w:lang w:val="en-GB"/>
        </w:rPr>
        <w:t>Xtext</w:t>
      </w:r>
      <w:proofErr w:type="spellEnd"/>
      <w:r w:rsidR="00502842" w:rsidRPr="00B4304A">
        <w:rPr>
          <w:lang w:val="en-GB"/>
        </w:rPr>
        <w:t xml:space="preserve"> version 2.5</w:t>
      </w:r>
      <w:r w:rsidRPr="00B4304A">
        <w:rPr>
          <w:lang w:val="en-GB"/>
        </w:rPr>
        <w:t>.</w:t>
      </w:r>
      <w:r w:rsidR="00502842" w:rsidRPr="00B4304A">
        <w:rPr>
          <w:lang w:val="en-GB"/>
        </w:rPr>
        <w:t>3</w:t>
      </w:r>
      <w:r w:rsidRPr="00B4304A">
        <w:rPr>
          <w:lang w:val="en-GB"/>
        </w:rPr>
        <w:t xml:space="preserve"> has to be installed in the newly downloaded Eclipse instance. </w:t>
      </w:r>
      <w:r w:rsidR="008470AD" w:rsidRPr="00B4304A">
        <w:rPr>
          <w:lang w:val="en-GB"/>
        </w:rPr>
        <w:t>It can be</w:t>
      </w:r>
      <w:r w:rsidRPr="00B4304A">
        <w:rPr>
          <w:lang w:val="en-GB"/>
        </w:rPr>
        <w:t xml:space="preserve"> installed </w:t>
      </w:r>
      <w:r w:rsidR="008470AD" w:rsidRPr="00B4304A">
        <w:rPr>
          <w:lang w:val="en-GB"/>
        </w:rPr>
        <w:t xml:space="preserve">from </w:t>
      </w:r>
      <w:proofErr w:type="spellStart"/>
      <w:r w:rsidR="008470AD" w:rsidRPr="00B4304A">
        <w:rPr>
          <w:lang w:val="en-GB"/>
        </w:rPr>
        <w:t>EASy</w:t>
      </w:r>
      <w:proofErr w:type="spellEnd"/>
      <w:r w:rsidR="008470AD" w:rsidRPr="00B4304A">
        <w:rPr>
          <w:lang w:val="en-GB"/>
        </w:rPr>
        <w:t>-Producer update site</w:t>
      </w:r>
      <w:r w:rsidRPr="00B4304A">
        <w:rPr>
          <w:lang w:val="en-GB"/>
        </w:rPr>
        <w:t xml:space="preserve"> when installing </w:t>
      </w:r>
      <w:proofErr w:type="spellStart"/>
      <w:r w:rsidRPr="00B4304A">
        <w:rPr>
          <w:lang w:val="en-GB"/>
        </w:rPr>
        <w:t>EASy</w:t>
      </w:r>
      <w:proofErr w:type="spellEnd"/>
      <w:r w:rsidRPr="00B4304A">
        <w:rPr>
          <w:lang w:val="en-GB"/>
        </w:rPr>
        <w:t xml:space="preserve">-Producer due to </w:t>
      </w:r>
      <w:r w:rsidR="008470AD" w:rsidRPr="00B4304A">
        <w:rPr>
          <w:lang w:val="en-GB"/>
        </w:rPr>
        <w:t xml:space="preserve">specific version of </w:t>
      </w:r>
      <w:proofErr w:type="spellStart"/>
      <w:r w:rsidR="008470AD" w:rsidRPr="00B4304A">
        <w:rPr>
          <w:lang w:val="en-GB"/>
        </w:rPr>
        <w:t>Xtext</w:t>
      </w:r>
      <w:proofErr w:type="spellEnd"/>
      <w:r w:rsidR="008470AD" w:rsidRPr="00B4304A">
        <w:rPr>
          <w:lang w:val="en-GB"/>
        </w:rPr>
        <w:t xml:space="preserve"> supported by </w:t>
      </w:r>
      <w:proofErr w:type="spellStart"/>
      <w:r w:rsidR="008470AD" w:rsidRPr="00B4304A">
        <w:rPr>
          <w:lang w:val="en-GB"/>
        </w:rPr>
        <w:t>EASy</w:t>
      </w:r>
      <w:proofErr w:type="spellEnd"/>
      <w:r w:rsidR="008470AD" w:rsidRPr="00B4304A">
        <w:rPr>
          <w:lang w:val="en-GB"/>
        </w:rPr>
        <w:t>-Producer</w:t>
      </w:r>
      <w:r w:rsidR="00502842" w:rsidRPr="00B4304A">
        <w:rPr>
          <w:lang w:val="en-GB"/>
        </w:rPr>
        <w:t>.</w:t>
      </w:r>
    </w:p>
    <w:p w14:paraId="4CD53575" w14:textId="77777777" w:rsidR="00053DCD" w:rsidRPr="00B4304A" w:rsidRDefault="00A74DFC" w:rsidP="00040374">
      <w:pPr>
        <w:pStyle w:val="Heading2"/>
        <w:rPr>
          <w:lang w:val="en-GB"/>
        </w:rPr>
      </w:pPr>
      <w:bookmarkStart w:id="49" w:name="_Ref338257160"/>
      <w:bookmarkStart w:id="50" w:name="_Ref338259658"/>
      <w:bookmarkStart w:id="51" w:name="_Toc425144870"/>
      <w:r w:rsidRPr="00B4304A">
        <w:rPr>
          <w:lang w:val="en-GB"/>
        </w:rPr>
        <w:t>Installation: Step by Step</w:t>
      </w:r>
      <w:bookmarkEnd w:id="49"/>
      <w:bookmarkEnd w:id="50"/>
      <w:bookmarkEnd w:id="51"/>
    </w:p>
    <w:p w14:paraId="2A70BA1F" w14:textId="2D9A8DE1" w:rsidR="00AC14B2" w:rsidRPr="00B4304A" w:rsidRDefault="003C365D" w:rsidP="00AC14B2">
      <w:pPr>
        <w:spacing w:after="120"/>
        <w:jc w:val="both"/>
        <w:rPr>
          <w:lang w:val="en-GB"/>
        </w:rPr>
      </w:pPr>
      <w:r w:rsidRPr="00B4304A">
        <w:rPr>
          <w:rFonts w:ascii="Candara" w:hAnsi="Candara"/>
          <w:lang w:val="en-GB"/>
        </w:rPr>
        <w:t xml:space="preserve">The SSE group hosts an </w:t>
      </w:r>
      <w:proofErr w:type="spellStart"/>
      <w:r w:rsidRPr="00B4304A">
        <w:rPr>
          <w:rFonts w:ascii="Candara" w:hAnsi="Candara"/>
          <w:lang w:val="en-GB"/>
        </w:rPr>
        <w:t>EASy</w:t>
      </w:r>
      <w:proofErr w:type="spellEnd"/>
      <w:r w:rsidRPr="00B4304A">
        <w:rPr>
          <w:rFonts w:ascii="Candara" w:hAnsi="Candara"/>
          <w:lang w:val="en-GB"/>
        </w:rPr>
        <w:t xml:space="preserve">-Producer update site for easy installation and updates. Thus, the first step for installing </w:t>
      </w:r>
      <w:proofErr w:type="spellStart"/>
      <w:r w:rsidRPr="00B4304A">
        <w:rPr>
          <w:rFonts w:ascii="Candara" w:hAnsi="Candara"/>
          <w:lang w:val="en-GB"/>
        </w:rPr>
        <w:t>EASy</w:t>
      </w:r>
      <w:proofErr w:type="spellEnd"/>
      <w:r w:rsidRPr="00B4304A">
        <w:rPr>
          <w:rFonts w:ascii="Candara" w:hAnsi="Candara"/>
          <w:lang w:val="en-GB"/>
        </w:rPr>
        <w:t xml:space="preserve">-Producer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r w:rsidR="00091741">
        <w:fldChar w:fldCharType="begin"/>
      </w:r>
      <w:r w:rsidR="00091741" w:rsidRPr="00C3111B">
        <w:rPr>
          <w:lang w:val="en-US"/>
        </w:rPr>
        <w:instrText xml:space="preserve"> REF _Ref318731678 \h  \* MERGEFORMAT </w:instrText>
      </w:r>
      <w:r w:rsidR="00091741">
        <w:fldChar w:fldCharType="separate"/>
      </w:r>
      <w:ins w:id="52" w:author="Holger Eichelberger" w:date="2021-10-21T09:16:00Z">
        <w:r w:rsidR="00787B20" w:rsidRPr="00B4304A">
          <w:rPr>
            <w:lang w:val="en-GB"/>
          </w:rPr>
          <w:t xml:space="preserve">Figure </w:t>
        </w:r>
        <w:r w:rsidR="00787B20">
          <w:rPr>
            <w:lang w:val="en-GB"/>
          </w:rPr>
          <w:t>3</w:t>
        </w:r>
      </w:ins>
      <w:del w:id="53" w:author="Holger Eichelberger" w:date="2021-06-03T09:54:00Z">
        <w:r w:rsidR="00CC6546" w:rsidRPr="00B4304A" w:rsidDel="004A03A6">
          <w:rPr>
            <w:lang w:val="en-GB"/>
          </w:rPr>
          <w:delText xml:space="preserve">Figure </w:delText>
        </w:r>
        <w:r w:rsidR="00CC6546" w:rsidDel="004A03A6">
          <w:rPr>
            <w:lang w:val="en-GB"/>
          </w:rPr>
          <w:delText>3</w:delText>
        </w:r>
      </w:del>
      <w:r w:rsidR="00091741">
        <w:fldChar w:fldCharType="end"/>
      </w:r>
      <w:r w:rsidR="00AC14B2" w:rsidRPr="00B4304A">
        <w:rPr>
          <w:lang w:val="en-GB"/>
        </w:rPr>
        <w:t>:</w:t>
      </w:r>
    </w:p>
    <w:p w14:paraId="41A11153" w14:textId="77777777"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val="en-US"/>
        </w:rPr>
        <w:lastRenderedPageBreak/>
        <w:drawing>
          <wp:inline distT="0" distB="0" distL="0" distR="0" wp14:anchorId="77CC209D" wp14:editId="6D0C1DCB">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14:paraId="5B2283BA" w14:textId="38DEB66F" w:rsidR="00630A74" w:rsidRPr="00B4304A" w:rsidRDefault="00152F5D" w:rsidP="00502842">
      <w:pPr>
        <w:pStyle w:val="Caption"/>
        <w:framePr w:h="4651" w:hRule="exact" w:hSpace="181" w:wrap="around" w:vAnchor="text" w:hAnchor="page" w:x="1443" w:y="9"/>
        <w:spacing w:after="0"/>
        <w:jc w:val="center"/>
        <w:rPr>
          <w:lang w:val="en-GB"/>
        </w:rPr>
      </w:pPr>
      <w:bookmarkStart w:id="54" w:name="_Ref318731678"/>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787B20">
        <w:rPr>
          <w:noProof/>
          <w:color w:val="auto"/>
          <w:lang w:val="en-GB"/>
        </w:rPr>
        <w:t>3</w:t>
      </w:r>
      <w:r w:rsidR="003F42BA" w:rsidRPr="00B4304A">
        <w:rPr>
          <w:color w:val="auto"/>
          <w:lang w:val="en-GB"/>
        </w:rPr>
        <w:fldChar w:fldCharType="end"/>
      </w:r>
      <w:bookmarkEnd w:id="54"/>
      <w:r w:rsidRPr="00B4304A">
        <w:rPr>
          <w:color w:val="auto"/>
          <w:lang w:val="en-GB"/>
        </w:rPr>
        <w:t>: Open the “Install New Software” dialog</w:t>
      </w:r>
    </w:p>
    <w:p w14:paraId="562469F5" w14:textId="279A2698" w:rsidR="00AC14B2" w:rsidRPr="00B4304A" w:rsidRDefault="00AC14B2" w:rsidP="00152F5D">
      <w:pPr>
        <w:spacing w:after="120"/>
        <w:jc w:val="both"/>
        <w:rPr>
          <w:lang w:val="en-GB"/>
        </w:rPr>
      </w:pPr>
      <w:r w:rsidRPr="00B4304A">
        <w:rPr>
          <w:lang w:val="en-GB"/>
        </w:rPr>
        <w:t>The</w:t>
      </w:r>
      <w:r w:rsidR="00AD628A" w:rsidRPr="00B4304A">
        <w:rPr>
          <w:lang w:val="en-GB"/>
        </w:rPr>
        <w:t xml:space="preserve"> </w:t>
      </w:r>
      <w:r w:rsidRPr="00B4304A">
        <w:rPr>
          <w:i/>
          <w:lang w:val="en-GB"/>
        </w:rPr>
        <w:t>Install</w:t>
      </w:r>
      <w:r w:rsidRPr="00B4304A">
        <w:rPr>
          <w:lang w:val="en-GB"/>
        </w:rPr>
        <w:t xml:space="preserve"> Dialog will appear (cf. </w:t>
      </w:r>
      <w:r w:rsidR="00091741">
        <w:fldChar w:fldCharType="begin"/>
      </w:r>
      <w:r w:rsidR="00091741" w:rsidRPr="00C3111B">
        <w:rPr>
          <w:lang w:val="en-US"/>
        </w:rPr>
        <w:instrText xml:space="preserve"> REF _Ref318732119 \h  \* MERGEFORMAT </w:instrText>
      </w:r>
      <w:r w:rsidR="00091741">
        <w:fldChar w:fldCharType="separate"/>
      </w:r>
      <w:ins w:id="55" w:author="Holger Eichelberger" w:date="2021-10-21T09:16:00Z">
        <w:r w:rsidR="00787B20" w:rsidRPr="00B4304A">
          <w:rPr>
            <w:lang w:val="en-GB"/>
          </w:rPr>
          <w:t xml:space="preserve">Figure </w:t>
        </w:r>
        <w:r w:rsidR="00787B20">
          <w:rPr>
            <w:lang w:val="en-GB"/>
          </w:rPr>
          <w:t>4</w:t>
        </w:r>
      </w:ins>
      <w:del w:id="56"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14:paraId="4E01D1B7" w14:textId="77777777"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val="en-US"/>
        </w:rPr>
        <w:drawing>
          <wp:inline distT="0" distB="0" distL="0" distR="0" wp14:anchorId="04DFF135" wp14:editId="1E35267E">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14:paraId="36D74108" w14:textId="794C4C74" w:rsidR="003B0CDC" w:rsidRPr="00B4304A" w:rsidRDefault="003B0CDC" w:rsidP="00502842">
      <w:pPr>
        <w:pStyle w:val="Caption"/>
        <w:framePr w:h="7156" w:hRule="exact" w:hSpace="181" w:wrap="around" w:vAnchor="text" w:hAnchor="page" w:x="1467" w:y="116"/>
        <w:spacing w:after="0"/>
        <w:jc w:val="center"/>
        <w:rPr>
          <w:color w:val="auto"/>
          <w:lang w:val="en-GB"/>
        </w:rPr>
      </w:pPr>
      <w:bookmarkStart w:id="57" w:name="_Ref318732119"/>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787B20">
        <w:rPr>
          <w:noProof/>
          <w:color w:val="auto"/>
          <w:lang w:val="en-GB"/>
        </w:rPr>
        <w:t>4</w:t>
      </w:r>
      <w:r w:rsidR="003F42BA" w:rsidRPr="00B4304A">
        <w:rPr>
          <w:color w:val="auto"/>
          <w:lang w:val="en-GB"/>
        </w:rPr>
        <w:fldChar w:fldCharType="end"/>
      </w:r>
      <w:bookmarkEnd w:id="57"/>
      <w:r w:rsidRPr="00B4304A">
        <w:rPr>
          <w:color w:val="auto"/>
          <w:lang w:val="en-GB"/>
        </w:rPr>
        <w:t>: Add a new location for software updates</w:t>
      </w:r>
    </w:p>
    <w:p w14:paraId="7AE6AACA" w14:textId="6895337C"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r w:rsidR="00091741">
        <w:fldChar w:fldCharType="begin"/>
      </w:r>
      <w:r w:rsidR="00091741" w:rsidRPr="00C3111B">
        <w:rPr>
          <w:lang w:val="en-US"/>
        </w:rPr>
        <w:instrText xml:space="preserve"> REF _Ref318732119 \h  \* MERGEFORMAT </w:instrText>
      </w:r>
      <w:r w:rsidR="00091741">
        <w:fldChar w:fldCharType="separate"/>
      </w:r>
      <w:ins w:id="58" w:author="Holger Eichelberger" w:date="2021-10-21T09:16:00Z">
        <w:r w:rsidR="00787B20" w:rsidRPr="00B4304A">
          <w:rPr>
            <w:lang w:val="en-GB"/>
          </w:rPr>
          <w:t xml:space="preserve">Figure </w:t>
        </w:r>
        <w:r w:rsidR="00787B20">
          <w:rPr>
            <w:lang w:val="en-GB"/>
          </w:rPr>
          <w:t>4</w:t>
        </w:r>
      </w:ins>
      <w:del w:id="59"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00AC14B2" w:rsidRPr="00B4304A">
        <w:rPr>
          <w:lang w:val="en-GB"/>
        </w:rPr>
        <w:t xml:space="preserve">. The location </w:t>
      </w:r>
      <w:r w:rsidR="00152F5D" w:rsidRPr="00B4304A">
        <w:rPr>
          <w:lang w:val="en-GB"/>
        </w:rPr>
        <w:t>is the URL of the</w:t>
      </w:r>
      <w:r w:rsidR="00443C61" w:rsidRPr="00B4304A">
        <w:rPr>
          <w:lang w:val="en-GB"/>
        </w:rPr>
        <w:t xml:space="preserve"> update site:</w:t>
      </w:r>
    </w:p>
    <w:p w14:paraId="7E33143F" w14:textId="77777777" w:rsidR="00443C61" w:rsidRPr="00B4304A" w:rsidRDefault="00BD3F08" w:rsidP="00AC14B2">
      <w:pPr>
        <w:spacing w:after="120"/>
        <w:jc w:val="both"/>
        <w:rPr>
          <w:lang w:val="en-GB"/>
        </w:rPr>
      </w:pPr>
      <w:r>
        <w:fldChar w:fldCharType="begin"/>
      </w:r>
      <w:r w:rsidRPr="008D45B2">
        <w:rPr>
          <w:lang w:val="en-US"/>
          <w:rPrChange w:id="60" w:author="Holger Eichelberger" w:date="2021-06-03T09:46:00Z">
            <w:rPr/>
          </w:rPrChange>
        </w:rPr>
        <w:instrText xml:space="preserve"> HYPERLINK "http://projects.sse.uni-hildesheim.de/easy/" </w:instrText>
      </w:r>
      <w:r>
        <w:fldChar w:fldCharType="separate"/>
      </w:r>
      <w:r w:rsidR="00443C61" w:rsidRPr="00B4304A">
        <w:rPr>
          <w:rStyle w:val="Hyperlink"/>
          <w:lang w:val="en-GB"/>
        </w:rPr>
        <w:t>http://projects.sse.uni-hildesheim.de/easy/</w:t>
      </w:r>
      <w:r>
        <w:rPr>
          <w:rStyle w:val="Hyperlink"/>
          <w:lang w:val="en-GB"/>
        </w:rPr>
        <w:fldChar w:fldCharType="end"/>
      </w:r>
    </w:p>
    <w:p w14:paraId="089CA150" w14:textId="77777777" w:rsidR="00AC14B2" w:rsidRPr="00B4304A" w:rsidRDefault="00152F5D" w:rsidP="00AC14B2">
      <w:pPr>
        <w:spacing w:after="120"/>
        <w:jc w:val="both"/>
        <w:rPr>
          <w:lang w:val="en-GB"/>
        </w:rPr>
      </w:pPr>
      <w:r w:rsidRPr="00B4304A">
        <w:rPr>
          <w:lang w:val="en-GB"/>
        </w:rPr>
        <w:lastRenderedPageBreak/>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14:paraId="7BE5273E" w14:textId="0D648B72" w:rsidR="00E04D43" w:rsidRPr="00B4304A" w:rsidRDefault="00AD628A" w:rsidP="00AC14B2">
      <w:pPr>
        <w:spacing w:after="120"/>
        <w:jc w:val="both"/>
        <w:rPr>
          <w:lang w:val="en-GB"/>
        </w:rPr>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categories. </w:t>
      </w:r>
      <w:r w:rsidRPr="00B4304A">
        <w:rPr>
          <w:lang w:val="en-GB"/>
        </w:rPr>
        <w:t xml:space="preserve">If you are installing </w:t>
      </w:r>
      <w:proofErr w:type="spellStart"/>
      <w:r w:rsidRPr="00B4304A">
        <w:rPr>
          <w:lang w:val="en-GB"/>
        </w:rPr>
        <w:t>EASy</w:t>
      </w:r>
      <w:proofErr w:type="spellEnd"/>
      <w:r w:rsidRPr="00B4304A">
        <w:rPr>
          <w:lang w:val="en-GB"/>
        </w:rPr>
        <w:t xml:space="preserve">-Producer </w:t>
      </w:r>
      <w:r w:rsidR="00971BEB" w:rsidRPr="00B4304A">
        <w:rPr>
          <w:lang w:val="en-GB"/>
        </w:rPr>
        <w:t xml:space="preserve">for </w:t>
      </w:r>
      <w:r w:rsidRPr="00B4304A">
        <w:rPr>
          <w:lang w:val="en-GB"/>
        </w:rPr>
        <w:t xml:space="preserve">the first time </w:t>
      </w:r>
      <w:r w:rsidR="00E04D43" w:rsidRPr="00B4304A">
        <w:rPr>
          <w:lang w:val="en-GB"/>
        </w:rPr>
        <w:t xml:space="preserve">select </w:t>
      </w:r>
      <w:r w:rsidR="008470AD" w:rsidRPr="00B4304A">
        <w:rPr>
          <w:lang w:val="en-GB"/>
        </w:rPr>
        <w:t>“</w:t>
      </w:r>
      <w:proofErr w:type="spellStart"/>
      <w:r w:rsidR="008470AD" w:rsidRPr="00B4304A">
        <w:rPr>
          <w:i/>
          <w:lang w:val="en-GB"/>
        </w:rPr>
        <w:t>EASy</w:t>
      </w:r>
      <w:proofErr w:type="spellEnd"/>
      <w:r w:rsidR="008470AD" w:rsidRPr="00B4304A">
        <w:rPr>
          <w:i/>
          <w:lang w:val="en-GB"/>
        </w:rPr>
        <w:t>-</w:t>
      </w:r>
      <w:r w:rsidR="00071875" w:rsidRPr="00B4304A">
        <w:rPr>
          <w:i/>
          <w:lang w:val="en-GB"/>
        </w:rPr>
        <w:t>Producer</w:t>
      </w:r>
      <w:r w:rsidR="008470AD" w:rsidRPr="00B4304A">
        <w:rPr>
          <w:i/>
          <w:lang w:val="en-GB"/>
        </w:rPr>
        <w:t xml:space="preserve">” </w:t>
      </w:r>
      <w:r w:rsidR="00071875" w:rsidRPr="00B4304A">
        <w:rPr>
          <w:lang w:val="en-GB"/>
        </w:rPr>
        <w:t>inside</w:t>
      </w:r>
      <w:r w:rsidR="008470AD" w:rsidRPr="00B4304A">
        <w:rPr>
          <w:lang w:val="en-GB"/>
        </w:rPr>
        <w:t xml:space="preserve"> </w:t>
      </w:r>
      <w:r w:rsidR="00E04D43" w:rsidRPr="00B4304A">
        <w:rPr>
          <w:lang w:val="en-GB"/>
        </w:rPr>
        <w:t>the</w:t>
      </w:r>
      <w:r w:rsidRPr="00B4304A">
        <w:rPr>
          <w:lang w:val="en-GB"/>
        </w:rPr>
        <w:t xml:space="preserve"> </w:t>
      </w:r>
      <w:proofErr w:type="spellStart"/>
      <w:r w:rsidR="009B56BF" w:rsidRPr="00B4304A">
        <w:rPr>
          <w:i/>
          <w:lang w:val="en-GB"/>
        </w:rPr>
        <w:t>EASy</w:t>
      </w:r>
      <w:proofErr w:type="spellEnd"/>
      <w:r w:rsidR="009B56BF" w:rsidRPr="00B4304A">
        <w:rPr>
          <w:i/>
          <w:lang w:val="en-GB"/>
        </w:rPr>
        <w:t xml:space="preserve"> Producer</w:t>
      </w:r>
      <w:r w:rsidR="00E04D43" w:rsidRPr="00B4304A">
        <w:rPr>
          <w:lang w:val="en-GB"/>
        </w:rPr>
        <w:t xml:space="preserve"> category</w:t>
      </w:r>
      <w:r w:rsidR="00071875" w:rsidRPr="00B4304A">
        <w:rPr>
          <w:lang w:val="en-GB"/>
        </w:rPr>
        <w:t xml:space="preserve"> </w:t>
      </w:r>
      <w:r w:rsidR="008470AD" w:rsidRPr="00B4304A">
        <w:rPr>
          <w:lang w:val="en-GB"/>
        </w:rPr>
        <w:t xml:space="preserve">and </w:t>
      </w:r>
      <w:r w:rsidR="00B4304A" w:rsidRPr="00B4304A">
        <w:rPr>
          <w:lang w:val="en-GB"/>
        </w:rPr>
        <w:t>“</w:t>
      </w:r>
      <w:proofErr w:type="spellStart"/>
      <w:r w:rsidR="00B4304A" w:rsidRPr="00B4304A">
        <w:rPr>
          <w:lang w:val="en-GB"/>
        </w:rPr>
        <w:t>Xtext</w:t>
      </w:r>
      <w:proofErr w:type="spellEnd"/>
      <w:r w:rsidR="00B4304A" w:rsidRPr="00B4304A">
        <w:rPr>
          <w:lang w:val="en-GB"/>
        </w:rPr>
        <w:t xml:space="preserve"> Runtime” inside the </w:t>
      </w:r>
      <w:r w:rsidR="008470AD" w:rsidRPr="00B4304A">
        <w:rPr>
          <w:lang w:val="en-GB"/>
        </w:rPr>
        <w:t xml:space="preserve">Xtext-2.5.3 category </w:t>
      </w:r>
      <w:r w:rsidR="00071875" w:rsidRPr="00B4304A">
        <w:rPr>
          <w:lang w:val="en-GB"/>
        </w:rPr>
        <w:t xml:space="preserve">(cf. </w:t>
      </w:r>
      <w:r w:rsidR="003F42BA" w:rsidRPr="00B4304A">
        <w:rPr>
          <w:lang w:val="en-GB"/>
        </w:rPr>
        <w:fldChar w:fldCharType="begin"/>
      </w:r>
      <w:r w:rsidR="00071875" w:rsidRPr="00B4304A">
        <w:rPr>
          <w:lang w:val="en-GB"/>
        </w:rPr>
        <w:instrText xml:space="preserve"> REF _Ref424633460 \h </w:instrText>
      </w:r>
      <w:r w:rsidR="003F42BA" w:rsidRPr="00B4304A">
        <w:rPr>
          <w:lang w:val="en-GB"/>
        </w:rPr>
      </w:r>
      <w:r w:rsidR="003F42BA" w:rsidRPr="00B4304A">
        <w:rPr>
          <w:lang w:val="en-GB"/>
        </w:rPr>
        <w:fldChar w:fldCharType="separate"/>
      </w:r>
      <w:ins w:id="61" w:author="Holger Eichelberger" w:date="2021-10-21T09:16:00Z">
        <w:r w:rsidR="00787B20" w:rsidRPr="00B4304A">
          <w:rPr>
            <w:lang w:val="en-GB"/>
          </w:rPr>
          <w:t xml:space="preserve">Figure </w:t>
        </w:r>
        <w:r w:rsidR="00787B20">
          <w:rPr>
            <w:noProof/>
            <w:lang w:val="en-GB"/>
          </w:rPr>
          <w:t>5</w:t>
        </w:r>
      </w:ins>
      <w:del w:id="62" w:author="Holger Eichelberger" w:date="2021-06-03T09:54:00Z">
        <w:r w:rsidR="00CC6546" w:rsidRPr="00B4304A" w:rsidDel="004A03A6">
          <w:rPr>
            <w:lang w:val="en-GB"/>
          </w:rPr>
          <w:delText xml:space="preserve">Figure </w:delText>
        </w:r>
        <w:r w:rsidR="00CC6546" w:rsidDel="004A03A6">
          <w:rPr>
            <w:noProof/>
            <w:lang w:val="en-GB"/>
          </w:rPr>
          <w:delText>5</w:delText>
        </w:r>
      </w:del>
      <w:r w:rsidR="003F42BA" w:rsidRPr="00B4304A">
        <w:rPr>
          <w:lang w:val="en-GB"/>
        </w:rPr>
        <w:fldChar w:fldCharType="end"/>
      </w:r>
      <w:r w:rsidR="00071875" w:rsidRPr="00B4304A">
        <w:rPr>
          <w:lang w:val="en-GB"/>
        </w:rPr>
        <w:t>)</w:t>
      </w:r>
      <w:r w:rsidRPr="00B4304A">
        <w:rPr>
          <w:lang w:val="en-GB"/>
        </w:rPr>
        <w:t>.</w:t>
      </w:r>
      <w:r w:rsidR="00E04D43" w:rsidRPr="00B4304A">
        <w:rPr>
          <w:lang w:val="en-GB"/>
        </w:rPr>
        <w:t xml:space="preserve"> </w:t>
      </w:r>
      <w:r w:rsidR="008470AD" w:rsidRPr="00B4304A">
        <w:rPr>
          <w:lang w:val="en-GB"/>
        </w:rPr>
        <w:t>Selecting “</w:t>
      </w:r>
      <w:proofErr w:type="spellStart"/>
      <w:r w:rsidR="008470AD" w:rsidRPr="00B4304A">
        <w:rPr>
          <w:lang w:val="en-GB"/>
        </w:rPr>
        <w:t>EASy</w:t>
      </w:r>
      <w:proofErr w:type="spellEnd"/>
      <w:r w:rsidR="008470AD" w:rsidRPr="00B4304A">
        <w:rPr>
          <w:lang w:val="en-GB"/>
        </w:rPr>
        <w:t xml:space="preserve">-Producer Examples” is optional in case you would like to have standard </w:t>
      </w:r>
      <w:proofErr w:type="spellStart"/>
      <w:r w:rsidR="008470AD" w:rsidRPr="00B4304A">
        <w:rPr>
          <w:lang w:val="en-GB"/>
        </w:rPr>
        <w:t>EASy</w:t>
      </w:r>
      <w:proofErr w:type="spellEnd"/>
      <w:r w:rsidR="008470AD" w:rsidRPr="00B4304A">
        <w:rPr>
          <w:lang w:val="en-GB"/>
        </w:rPr>
        <w:t xml:space="preserve">-Producer examples in your Eclipse. </w:t>
      </w:r>
      <w:r w:rsidRPr="00B4304A">
        <w:rPr>
          <w:lang w:val="en-GB"/>
        </w:rPr>
        <w:t>This will install all required components</w:t>
      </w:r>
      <w:r w:rsidR="00B4304A" w:rsidRPr="00B4304A">
        <w:rPr>
          <w:lang w:val="en-GB"/>
        </w:rPr>
        <w:t xml:space="preserve"> (all </w:t>
      </w:r>
      <w:proofErr w:type="spellStart"/>
      <w:r w:rsidR="00B4304A" w:rsidRPr="00B4304A">
        <w:rPr>
          <w:lang w:val="en-GB"/>
        </w:rPr>
        <w:t>instantiators</w:t>
      </w:r>
      <w:proofErr w:type="spellEnd"/>
      <w:r w:rsidR="00B4304A" w:rsidRPr="00B4304A">
        <w:rPr>
          <w:lang w:val="en-GB"/>
        </w:rPr>
        <w:t>)</w:t>
      </w:r>
      <w:r w:rsidRPr="00B4304A">
        <w:rPr>
          <w:lang w:val="en-GB"/>
        </w:rPr>
        <w:t xml:space="preserve"> automatically.</w:t>
      </w:r>
      <w:r w:rsidR="00B4304A" w:rsidRPr="00B4304A">
        <w:rPr>
          <w:lang w:val="en-GB"/>
        </w:rPr>
        <w:t xml:space="preserve"> In Section </w:t>
      </w:r>
      <w:r w:rsidR="003F42BA" w:rsidRPr="00B4304A">
        <w:rPr>
          <w:lang w:val="en-GB"/>
        </w:rPr>
        <w:fldChar w:fldCharType="begin"/>
      </w:r>
      <w:r w:rsidR="00B4304A" w:rsidRPr="00B4304A">
        <w:rPr>
          <w:lang w:val="en-GB"/>
        </w:rPr>
        <w:instrText xml:space="preserve"> REF _Ref424633909 \r \h </w:instrText>
      </w:r>
      <w:r w:rsidR="003F42BA" w:rsidRPr="00B4304A">
        <w:rPr>
          <w:lang w:val="en-GB"/>
        </w:rPr>
      </w:r>
      <w:r w:rsidR="003F42BA" w:rsidRPr="00B4304A">
        <w:rPr>
          <w:lang w:val="en-GB"/>
        </w:rPr>
        <w:fldChar w:fldCharType="separate"/>
      </w:r>
      <w:r w:rsidR="00787B20">
        <w:rPr>
          <w:lang w:val="en-GB"/>
        </w:rPr>
        <w:t>6</w:t>
      </w:r>
      <w:r w:rsidR="003F42BA" w:rsidRPr="00B4304A">
        <w:rPr>
          <w:lang w:val="en-GB"/>
        </w:rPr>
        <w:fldChar w:fldCharType="end"/>
      </w:r>
      <w:r w:rsidR="00B4304A" w:rsidRPr="00B4304A">
        <w:rPr>
          <w:lang w:val="en-GB"/>
        </w:rPr>
        <w:t xml:space="preserve">, we briefly describe how to use examples. </w:t>
      </w:r>
    </w:p>
    <w:p w14:paraId="211F63AC" w14:textId="77777777" w:rsidR="00071875" w:rsidRPr="00B4304A" w:rsidRDefault="00B4304A" w:rsidP="00071875">
      <w:pPr>
        <w:keepNext/>
        <w:spacing w:after="120"/>
        <w:jc w:val="center"/>
        <w:rPr>
          <w:lang w:val="en-GB"/>
        </w:rPr>
      </w:pPr>
      <w:r w:rsidRPr="00B4304A">
        <w:rPr>
          <w:noProof/>
          <w:lang w:val="en-US"/>
        </w:rPr>
        <w:drawing>
          <wp:inline distT="0" distB="0" distL="0" distR="0" wp14:anchorId="78127800" wp14:editId="77929C18">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p>
    <w:p w14:paraId="4C3F718F" w14:textId="1ADAB576" w:rsidR="00071875" w:rsidRPr="00B4304A" w:rsidRDefault="00071875" w:rsidP="00071875">
      <w:pPr>
        <w:pStyle w:val="Caption"/>
        <w:jc w:val="center"/>
        <w:rPr>
          <w:lang w:val="en-GB"/>
        </w:rPr>
      </w:pPr>
      <w:bookmarkStart w:id="63" w:name="_Ref424633460"/>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787B20">
        <w:rPr>
          <w:noProof/>
          <w:lang w:val="en-GB"/>
        </w:rPr>
        <w:t>5</w:t>
      </w:r>
      <w:r w:rsidR="003F42BA" w:rsidRPr="00B4304A">
        <w:rPr>
          <w:lang w:val="en-GB"/>
        </w:rPr>
        <w:fldChar w:fldCharType="end"/>
      </w:r>
      <w:bookmarkEnd w:id="63"/>
      <w:r w:rsidRPr="00B4304A">
        <w:rPr>
          <w:lang w:val="en-GB"/>
        </w:rPr>
        <w:t xml:space="preserve">: Recommended plug-ins </w:t>
      </w:r>
      <w:r w:rsidR="008470AD" w:rsidRPr="00B4304A">
        <w:rPr>
          <w:lang w:val="en-GB"/>
        </w:rPr>
        <w:t xml:space="preserve">for </w:t>
      </w:r>
      <w:proofErr w:type="spellStart"/>
      <w:r w:rsidRPr="00B4304A">
        <w:rPr>
          <w:lang w:val="en-GB"/>
        </w:rPr>
        <w:t>EASy</w:t>
      </w:r>
      <w:proofErr w:type="spellEnd"/>
      <w:r w:rsidRPr="00B4304A">
        <w:rPr>
          <w:lang w:val="en-GB"/>
        </w:rPr>
        <w:t xml:space="preserve"> Producer.</w:t>
      </w:r>
    </w:p>
    <w:p w14:paraId="38F45E01" w14:textId="77777777" w:rsidR="00AC14B2" w:rsidRPr="00B4304A" w:rsidRDefault="00971BEB" w:rsidP="00AC14B2">
      <w:pPr>
        <w:spacing w:after="120"/>
        <w:jc w:val="both"/>
        <w:rPr>
          <w:lang w:val="en-GB"/>
        </w:rPr>
      </w:pPr>
      <w:r w:rsidRPr="00B4304A">
        <w:rPr>
          <w:lang w:val="en-GB"/>
        </w:rPr>
        <w:t xml:space="preserve">For more experienced users, select the categories and features as needed and click the </w:t>
      </w:r>
      <w:r w:rsidRPr="00B4304A">
        <w:rPr>
          <w:i/>
          <w:lang w:val="en-GB"/>
        </w:rPr>
        <w:t>Next</w:t>
      </w:r>
      <w:r w:rsidRPr="00B4304A">
        <w:rPr>
          <w:lang w:val="en-GB"/>
        </w:rPr>
        <w:t xml:space="preserve"> button.</w:t>
      </w:r>
      <w:r w:rsidR="000507AD" w:rsidRPr="00B4304A">
        <w:rPr>
          <w:lang w:val="en-GB"/>
        </w:rPr>
        <w:t xml:space="preserve"> </w:t>
      </w:r>
      <w:r w:rsidR="00AC14B2" w:rsidRPr="00B4304A">
        <w:rPr>
          <w:lang w:val="en-GB"/>
        </w:rPr>
        <w:t xml:space="preserve">Follow the steps for installing </w:t>
      </w:r>
      <w:proofErr w:type="spellStart"/>
      <w:r w:rsidR="000507AD" w:rsidRPr="00B4304A">
        <w:rPr>
          <w:lang w:val="en-GB"/>
        </w:rPr>
        <w:t>EASy</w:t>
      </w:r>
      <w:proofErr w:type="spellEnd"/>
      <w:r w:rsidR="000507AD" w:rsidRPr="00B4304A">
        <w:rPr>
          <w:lang w:val="en-GB"/>
        </w:rPr>
        <w:t>-</w:t>
      </w:r>
      <w:r w:rsidR="00F62D03" w:rsidRPr="00B4304A">
        <w:rPr>
          <w:lang w:val="en-GB"/>
        </w:rPr>
        <w:t>Producer</w:t>
      </w:r>
      <w:r w:rsidR="00AC14B2" w:rsidRPr="00B4304A">
        <w:rPr>
          <w:lang w:val="en-GB"/>
        </w:rPr>
        <w:t xml:space="preserve"> (accept the license agreement and ignore the security warning for installing software of unsigned content, etc.), and restart Eclipse as prompted.</w:t>
      </w:r>
    </w:p>
    <w:p w14:paraId="11C72B27" w14:textId="77777777" w:rsidR="00053DCD" w:rsidRPr="00B4304A" w:rsidRDefault="00AC14B2" w:rsidP="00F62D03">
      <w:pPr>
        <w:spacing w:after="120"/>
        <w:jc w:val="both"/>
        <w:rPr>
          <w:rFonts w:ascii="Candara" w:hAnsi="Candara"/>
          <w:lang w:val="en-GB"/>
        </w:rPr>
      </w:pPr>
      <w:r w:rsidRPr="00B4304A">
        <w:rPr>
          <w:lang w:val="en-GB"/>
        </w:rPr>
        <w:t xml:space="preserve">Finally, you have successfully installed the </w:t>
      </w:r>
      <w:proofErr w:type="spellStart"/>
      <w:r w:rsidR="000507AD" w:rsidRPr="00B4304A">
        <w:rPr>
          <w:lang w:val="en-GB"/>
        </w:rPr>
        <w:t>EASy</w:t>
      </w:r>
      <w:proofErr w:type="spellEnd"/>
      <w:r w:rsidR="000507AD" w:rsidRPr="00B4304A">
        <w:rPr>
          <w:lang w:val="en-GB"/>
        </w:rPr>
        <w:t>-</w:t>
      </w:r>
      <w:r w:rsidR="00F62D03" w:rsidRPr="00B4304A">
        <w:rPr>
          <w:lang w:val="en-GB"/>
        </w:rPr>
        <w:t>Producer</w:t>
      </w:r>
      <w:r w:rsidRPr="00B4304A">
        <w:rPr>
          <w:lang w:val="en-GB"/>
        </w:rPr>
        <w:t>.</w:t>
      </w:r>
    </w:p>
    <w:p w14:paraId="008CE9CA" w14:textId="77777777" w:rsidR="00632BB1" w:rsidRPr="00B4304A" w:rsidRDefault="00632BB1" w:rsidP="00096CB0">
      <w:pPr>
        <w:pStyle w:val="Heading2"/>
        <w:rPr>
          <w:lang w:val="en-GB"/>
        </w:rPr>
      </w:pPr>
      <w:bookmarkStart w:id="64" w:name="_Ref424650331"/>
      <w:bookmarkStart w:id="65" w:name="_Toc425144872"/>
      <w:bookmarkStart w:id="66" w:name="_Ref368641757"/>
      <w:r w:rsidRPr="00B4304A">
        <w:rPr>
          <w:lang w:val="en-GB"/>
        </w:rPr>
        <w:lastRenderedPageBreak/>
        <w:t>Installation of the Command Line Tool</w:t>
      </w:r>
      <w:bookmarkEnd w:id="64"/>
      <w:bookmarkEnd w:id="65"/>
    </w:p>
    <w:p w14:paraId="38F19372" w14:textId="77777777" w:rsidR="003F42BA" w:rsidRDefault="00632BB1" w:rsidP="00C3111B">
      <w:pPr>
        <w:rPr>
          <w:lang w:val="en-GB"/>
        </w:rPr>
      </w:pPr>
      <w:proofErr w:type="spellStart"/>
      <w:r w:rsidRPr="00B4304A">
        <w:rPr>
          <w:lang w:val="en-GB"/>
        </w:rPr>
        <w:t>EASy</w:t>
      </w:r>
      <w:proofErr w:type="spellEnd"/>
      <w:r w:rsidRPr="00B4304A">
        <w:rPr>
          <w:lang w:val="en-GB"/>
        </w:rPr>
        <w:t xml:space="preserve">-Producer </w:t>
      </w:r>
      <w:r w:rsidR="00437D84" w:rsidRPr="00B4304A">
        <w:rPr>
          <w:lang w:val="en-GB"/>
        </w:rPr>
        <w:t xml:space="preserve">can alternatively be used outside of Eclipse as a standalone command line tool. This facilitates the usage of </w:t>
      </w:r>
      <w:proofErr w:type="spellStart"/>
      <w:r w:rsidR="00437D84" w:rsidRPr="00B4304A">
        <w:rPr>
          <w:lang w:val="en-GB"/>
        </w:rPr>
        <w:t>EASy</w:t>
      </w:r>
      <w:proofErr w:type="spellEnd"/>
      <w:r w:rsidR="00437D84" w:rsidRPr="00B4304A">
        <w:rPr>
          <w:lang w:val="en-GB"/>
        </w:rPr>
        <w:t>-Producer as part of continuous integration setting.</w:t>
      </w:r>
    </w:p>
    <w:p w14:paraId="26B24493" w14:textId="1A0A2016" w:rsidR="00437D84" w:rsidRPr="00B4304A" w:rsidRDefault="00437D84" w:rsidP="00437D84">
      <w:pPr>
        <w:rPr>
          <w:lang w:val="en-GB"/>
        </w:rPr>
      </w:pPr>
      <w:r w:rsidRPr="00B4304A">
        <w:rPr>
          <w:lang w:val="en-GB"/>
        </w:rPr>
        <w:t xml:space="preserve">The command line tool can be downloaded from </w:t>
      </w:r>
      <w:r w:rsidR="00BD3F08">
        <w:fldChar w:fldCharType="begin"/>
      </w:r>
      <w:r w:rsidR="00BD3F08" w:rsidRPr="008D45B2">
        <w:rPr>
          <w:lang w:val="en-US"/>
          <w:rPrChange w:id="67" w:author="Holger Eichelberger" w:date="2021-06-03T09:46:00Z">
            <w:rPr/>
          </w:rPrChange>
        </w:rPr>
        <w:instrText xml:space="preserve"> HYPERLINK "http://projects.sse.uni-hildesheim.de/easy/" </w:instrText>
      </w:r>
      <w:r w:rsidR="00BD3F08">
        <w:fldChar w:fldCharType="separate"/>
      </w:r>
      <w:r w:rsidRPr="00B4304A">
        <w:rPr>
          <w:rStyle w:val="Hyperlink"/>
          <w:lang w:val="en-GB"/>
        </w:rPr>
        <w:t>http://projects.sse.uni-hildesheim.de/easy/</w:t>
      </w:r>
      <w:r w:rsidR="00BD3F08">
        <w:rPr>
          <w:rStyle w:val="Hyperlink"/>
          <w:lang w:val="en-GB"/>
        </w:rPr>
        <w:fldChar w:fldCharType="end"/>
      </w:r>
      <w:r w:rsidRPr="00B4304A">
        <w:rPr>
          <w:lang w:val="en-GB"/>
        </w:rPr>
        <w:t xml:space="preserve"> (cf. </w:t>
      </w:r>
      <w:r w:rsidR="003F42BA" w:rsidRPr="00B4304A">
        <w:rPr>
          <w:lang w:val="en-GB"/>
        </w:rPr>
        <w:fldChar w:fldCharType="begin"/>
      </w:r>
      <w:r w:rsidRPr="00B4304A">
        <w:rPr>
          <w:lang w:val="en-GB"/>
        </w:rPr>
        <w:instrText xml:space="preserve"> REF _Ref424652685 \h </w:instrText>
      </w:r>
      <w:r w:rsidR="003F42BA" w:rsidRPr="00B4304A">
        <w:rPr>
          <w:lang w:val="en-GB"/>
        </w:rPr>
      </w:r>
      <w:r w:rsidR="003F42BA" w:rsidRPr="00B4304A">
        <w:rPr>
          <w:lang w:val="en-GB"/>
        </w:rPr>
        <w:fldChar w:fldCharType="separate"/>
      </w:r>
      <w:ins w:id="68" w:author="Holger Eichelberger" w:date="2021-10-21T09:16:00Z">
        <w:r w:rsidR="00787B20" w:rsidRPr="00B4304A">
          <w:rPr>
            <w:lang w:val="en-GB"/>
          </w:rPr>
          <w:t xml:space="preserve">Figure </w:t>
        </w:r>
        <w:r w:rsidR="00787B20">
          <w:rPr>
            <w:noProof/>
            <w:lang w:val="en-GB"/>
          </w:rPr>
          <w:t>6</w:t>
        </w:r>
      </w:ins>
      <w:del w:id="69" w:author="Holger Eichelberger" w:date="2021-06-03T09:54:00Z">
        <w:r w:rsidR="00CC6546" w:rsidRPr="00B4304A" w:rsidDel="004A03A6">
          <w:rPr>
            <w:lang w:val="en-GB"/>
          </w:rPr>
          <w:delText xml:space="preserve">Figure </w:delText>
        </w:r>
        <w:r w:rsidR="00CC6546" w:rsidDel="004A03A6">
          <w:rPr>
            <w:noProof/>
            <w:lang w:val="en-GB"/>
          </w:rPr>
          <w:delText>6</w:delText>
        </w:r>
      </w:del>
      <w:r w:rsidR="003F42BA" w:rsidRPr="00B4304A">
        <w:rPr>
          <w:lang w:val="en-GB"/>
        </w:rPr>
        <w:fldChar w:fldCharType="end"/>
      </w:r>
      <w:r w:rsidRPr="00B4304A">
        <w:rPr>
          <w:lang w:val="en-GB"/>
        </w:rPr>
        <w:t>). The downloaded Zip archive must be unpacked to an arbitrary location. For execution, an installed JRE 6 or higher is needed.</w:t>
      </w:r>
    </w:p>
    <w:p w14:paraId="1FFD7746" w14:textId="77777777" w:rsidR="00437D84" w:rsidRPr="00B4304A" w:rsidRDefault="00372BAB" w:rsidP="00437D84">
      <w:pPr>
        <w:keepNext/>
        <w:jc w:val="center"/>
        <w:rPr>
          <w:lang w:val="en-GB"/>
        </w:rPr>
      </w:pPr>
      <w:r>
        <w:rPr>
          <w:lang w:val="en-GB" w:eastAsia="de-DE"/>
        </w:rPr>
        <w:pict w14:anchorId="4E7B4DE9">
          <v:oval id="_x0000_s1066" style="position:absolute;left:0;text-align:left;margin-left:5.65pt;margin-top:313.15pt;width:329.25pt;height:37.5pt;z-index:251662336" filled="f" strokecolor="#c00000" strokeweight="2pt"/>
        </w:pict>
      </w:r>
      <w:r w:rsidR="00437D84" w:rsidRPr="00B4304A">
        <w:rPr>
          <w:noProof/>
          <w:lang w:val="en-US"/>
        </w:rPr>
        <w:drawing>
          <wp:inline distT="0" distB="0" distL="0" distR="0" wp14:anchorId="6B68D3F6" wp14:editId="2F9868EC">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14:paraId="59D570ED" w14:textId="451F88DE" w:rsidR="00437D84" w:rsidRPr="00B4304A" w:rsidRDefault="00437D84" w:rsidP="00437D84">
      <w:pPr>
        <w:pStyle w:val="Caption"/>
        <w:jc w:val="center"/>
        <w:rPr>
          <w:lang w:val="en-GB"/>
        </w:rPr>
      </w:pPr>
      <w:bookmarkStart w:id="70" w:name="_Ref424652685"/>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787B20">
        <w:rPr>
          <w:noProof/>
          <w:lang w:val="en-GB"/>
        </w:rPr>
        <w:t>6</w:t>
      </w:r>
      <w:r w:rsidR="003F42BA" w:rsidRPr="00B4304A">
        <w:rPr>
          <w:lang w:val="en-GB"/>
        </w:rPr>
        <w:fldChar w:fldCharType="end"/>
      </w:r>
      <w:bookmarkEnd w:id="70"/>
      <w:r w:rsidRPr="00B4304A">
        <w:rPr>
          <w:lang w:val="en-GB"/>
        </w:rPr>
        <w:t xml:space="preserve">: Download link of the </w:t>
      </w:r>
      <w:proofErr w:type="spellStart"/>
      <w:r w:rsidRPr="00B4304A">
        <w:rPr>
          <w:lang w:val="en-GB"/>
        </w:rPr>
        <w:t>EASy</w:t>
      </w:r>
      <w:proofErr w:type="spellEnd"/>
      <w:r w:rsidRPr="00B4304A">
        <w:rPr>
          <w:lang w:val="en-GB"/>
        </w:rPr>
        <w:t>-Producer command line tool.</w:t>
      </w:r>
    </w:p>
    <w:p w14:paraId="6C5A0C49" w14:textId="77777777" w:rsidR="00096CB0" w:rsidRPr="00B4304A" w:rsidRDefault="00096CB0" w:rsidP="00096CB0">
      <w:pPr>
        <w:pStyle w:val="Heading2"/>
        <w:rPr>
          <w:lang w:val="en-GB"/>
        </w:rPr>
      </w:pPr>
      <w:bookmarkStart w:id="71" w:name="_Toc425144873"/>
      <w:r w:rsidRPr="00B4304A">
        <w:rPr>
          <w:lang w:val="en-GB"/>
        </w:rPr>
        <w:t>Further Guides and Specifications</w:t>
      </w:r>
      <w:bookmarkEnd w:id="66"/>
      <w:bookmarkEnd w:id="71"/>
    </w:p>
    <w:p w14:paraId="559644B4" w14:textId="77777777" w:rsidR="00096CB0" w:rsidRPr="00B4304A" w:rsidRDefault="00096CB0" w:rsidP="00E259F8">
      <w:pPr>
        <w:jc w:val="both"/>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-Producer provides two expressive languages that support the creation of required software product line artefacts:</w:t>
      </w:r>
    </w:p>
    <w:p w14:paraId="00D694B9" w14:textId="77777777"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w:t>
      </w:r>
      <w:proofErr w:type="spellStart"/>
      <w:r w:rsidRPr="00B4304A">
        <w:rPr>
          <w:rFonts w:ascii="Candara" w:hAnsi="Candara"/>
          <w:lang w:val="en-GB"/>
        </w:rPr>
        <w:t>EASy</w:t>
      </w:r>
      <w:proofErr w:type="spellEnd"/>
      <w:r w:rsidRPr="00B4304A">
        <w:rPr>
          <w:rFonts w:ascii="Candara" w:hAnsi="Candara"/>
          <w:lang w:val="en-GB"/>
        </w:rPr>
        <w:t xml:space="preserve">-Producer installation and can be found in the </w:t>
      </w:r>
      <w:r w:rsidRPr="00B4304A">
        <w:rPr>
          <w:rFonts w:ascii="Candara" w:hAnsi="Candara"/>
          <w:b/>
          <w:lang w:val="en-GB"/>
        </w:rPr>
        <w:t>Eclipse Help</w:t>
      </w:r>
      <w:r w:rsidRPr="00B4304A">
        <w:rPr>
          <w:rFonts w:ascii="Candara" w:hAnsi="Candara"/>
          <w:lang w:val="en-GB"/>
        </w:rPr>
        <w:t>.</w:t>
      </w:r>
    </w:p>
    <w:p w14:paraId="43141CD4" w14:textId="77777777" w:rsidR="00096CB0" w:rsidRPr="00B4304A" w:rsidRDefault="00096CB0" w:rsidP="00E259F8">
      <w:pPr>
        <w:jc w:val="both"/>
        <w:rPr>
          <w:rFonts w:ascii="Candara" w:hAnsi="Candara"/>
          <w:lang w:val="en-GB"/>
        </w:rPr>
      </w:pPr>
      <w:r w:rsidRPr="00B4304A">
        <w:rPr>
          <w:rFonts w:ascii="Candara" w:hAnsi="Candara"/>
          <w:lang w:val="en-GB"/>
        </w:rPr>
        <w:lastRenderedPageBreak/>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w:t>
      </w:r>
      <w:proofErr w:type="spellStart"/>
      <w:r w:rsidR="00CC4186" w:rsidRPr="00B4304A">
        <w:rPr>
          <w:rFonts w:ascii="Candara" w:hAnsi="Candara"/>
          <w:lang w:val="en-GB"/>
        </w:rPr>
        <w:t>EASy</w:t>
      </w:r>
      <w:proofErr w:type="spellEnd"/>
      <w:r w:rsidR="00CC4186" w:rsidRPr="00B4304A">
        <w:rPr>
          <w:rFonts w:ascii="Candara" w:hAnsi="Candara"/>
          <w:lang w:val="en-GB"/>
        </w:rPr>
        <w:t xml:space="preserve">-Producer installation and can be found in the </w:t>
      </w:r>
      <w:r w:rsidR="00CC4186" w:rsidRPr="00B4304A">
        <w:rPr>
          <w:rFonts w:ascii="Candara" w:hAnsi="Candara"/>
          <w:b/>
          <w:lang w:val="en-GB"/>
        </w:rPr>
        <w:t>Eclipse Help</w:t>
      </w:r>
      <w:r w:rsidR="00CC4186" w:rsidRPr="00B4304A">
        <w:rPr>
          <w:rFonts w:ascii="Candara" w:hAnsi="Candara"/>
          <w:lang w:val="en-GB"/>
        </w:rPr>
        <w:t>.</w:t>
      </w:r>
    </w:p>
    <w:p w14:paraId="75A2BD84" w14:textId="77777777" w:rsidR="0002246F" w:rsidRPr="00B4304A" w:rsidRDefault="00CC4186" w:rsidP="00E259F8">
      <w:pPr>
        <w:jc w:val="both"/>
        <w:rPr>
          <w:rFonts w:ascii="Candara" w:hAnsi="Candara"/>
          <w:lang w:val="en-GB"/>
        </w:rPr>
      </w:pPr>
      <w:r w:rsidRPr="00B4304A">
        <w:rPr>
          <w:rFonts w:ascii="Candara" w:hAnsi="Candara"/>
          <w:lang w:val="en-GB"/>
        </w:rPr>
        <w:t xml:space="preserve">Further, </w:t>
      </w:r>
      <w:proofErr w:type="spellStart"/>
      <w:r w:rsidRPr="00B4304A">
        <w:rPr>
          <w:rFonts w:ascii="Candara" w:hAnsi="Candara"/>
          <w:lang w:val="en-GB"/>
        </w:rPr>
        <w:t>EASy</w:t>
      </w:r>
      <w:proofErr w:type="spellEnd"/>
      <w:r w:rsidRPr="00B4304A">
        <w:rPr>
          <w:rFonts w:ascii="Candara" w:hAnsi="Candara"/>
          <w:lang w:val="en-GB"/>
        </w:rPr>
        <w:t xml:space="preserve">-Producer supports the extension of the tool by custom </w:t>
      </w:r>
      <w:proofErr w:type="spellStart"/>
      <w:r w:rsidRPr="00B4304A">
        <w:rPr>
          <w:rFonts w:ascii="Candara" w:hAnsi="Candara"/>
          <w:lang w:val="en-GB"/>
        </w:rPr>
        <w:t>instantiatiors</w:t>
      </w:r>
      <w:proofErr w:type="spellEnd"/>
      <w:r w:rsidRPr="00B4304A">
        <w:rPr>
          <w:rFonts w:ascii="Candara" w:hAnsi="Candara"/>
          <w:lang w:val="en-GB"/>
        </w:rPr>
        <w:t xml:space="preserve"> and reasoners. The </w:t>
      </w:r>
      <w:proofErr w:type="spellStart"/>
      <w:r w:rsidRPr="00B4304A">
        <w:rPr>
          <w:rFonts w:ascii="Candara" w:hAnsi="Candara"/>
          <w:b/>
          <w:lang w:val="en-GB"/>
        </w:rPr>
        <w:t>EASy</w:t>
      </w:r>
      <w:proofErr w:type="spellEnd"/>
      <w:r w:rsidRPr="00B4304A">
        <w:rPr>
          <w:rFonts w:ascii="Candara" w:hAnsi="Candara"/>
          <w:b/>
          <w:lang w:val="en-GB"/>
        </w:rPr>
        <w:t>-Producer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14:paraId="7F4D67B6" w14:textId="77777777" w:rsidR="00CC4186" w:rsidRPr="00B4304A" w:rsidRDefault="00CC4186" w:rsidP="00E259F8">
      <w:pPr>
        <w:jc w:val="both"/>
        <w:rPr>
          <w:rFonts w:ascii="Candara" w:hAnsi="Candara"/>
          <w:lang w:val="en-GB"/>
        </w:rPr>
      </w:pPr>
      <w:r w:rsidRPr="00B4304A">
        <w:rPr>
          <w:rFonts w:ascii="Candara" w:hAnsi="Candara"/>
          <w:lang w:val="en-GB"/>
        </w:rPr>
        <w:t xml:space="preserve">The </w:t>
      </w:r>
      <w:proofErr w:type="spellStart"/>
      <w:r w:rsidRPr="00B4304A">
        <w:rPr>
          <w:rFonts w:ascii="Candara" w:hAnsi="Candara"/>
          <w:lang w:val="en-GB"/>
        </w:rPr>
        <w:t>EASy</w:t>
      </w:r>
      <w:proofErr w:type="spellEnd"/>
      <w:r w:rsidRPr="00B4304A">
        <w:rPr>
          <w:rFonts w:ascii="Candara" w:hAnsi="Candara"/>
          <w:lang w:val="en-GB"/>
        </w:rPr>
        <w:t xml:space="preserve">-Producer user guide, the </w:t>
      </w:r>
      <w:proofErr w:type="spellStart"/>
      <w:r w:rsidRPr="00B4304A">
        <w:rPr>
          <w:rFonts w:ascii="Candara" w:hAnsi="Candara"/>
          <w:lang w:val="en-GB"/>
        </w:rPr>
        <w:t>EASy</w:t>
      </w:r>
      <w:proofErr w:type="spellEnd"/>
      <w:r w:rsidRPr="00B4304A">
        <w:rPr>
          <w:rFonts w:ascii="Candara" w:hAnsi="Candara"/>
          <w:lang w:val="en-GB"/>
        </w:rPr>
        <w:t>-Producer developers guide, as well as the IVML and the VIL language specification are also available as PDFs o</w:t>
      </w:r>
      <w:r w:rsidR="00131067" w:rsidRPr="00B4304A">
        <w:rPr>
          <w:rFonts w:ascii="Candara" w:hAnsi="Candara"/>
          <w:lang w:val="en-GB"/>
        </w:rPr>
        <w:t xml:space="preserve">n the </w:t>
      </w:r>
      <w:proofErr w:type="spellStart"/>
      <w:r w:rsidR="00131067" w:rsidRPr="00B4304A">
        <w:rPr>
          <w:rFonts w:ascii="Candara" w:hAnsi="Candara"/>
          <w:lang w:val="en-GB"/>
        </w:rPr>
        <w:t>EASy</w:t>
      </w:r>
      <w:proofErr w:type="spellEnd"/>
      <w:r w:rsidR="00131067" w:rsidRPr="00B4304A">
        <w:rPr>
          <w:rFonts w:ascii="Candara" w:hAnsi="Candara"/>
          <w:lang w:val="en-GB"/>
        </w:rPr>
        <w:t xml:space="preserve">-Producer update site: </w:t>
      </w:r>
      <w:r w:rsidR="00BD3F08">
        <w:fldChar w:fldCharType="begin"/>
      </w:r>
      <w:r w:rsidR="00BD3F08" w:rsidRPr="008D45B2">
        <w:rPr>
          <w:lang w:val="en-US"/>
          <w:rPrChange w:id="72" w:author="Holger Eichelberger" w:date="2021-06-03T09:46:00Z">
            <w:rPr/>
          </w:rPrChange>
        </w:rPr>
        <w:instrText xml:space="preserve"> HYPERLINK "http://projects.sse.uni-hildesheim.de/easy/" </w:instrText>
      </w:r>
      <w:r w:rsidR="00BD3F08">
        <w:fldChar w:fldCharType="separate"/>
      </w:r>
      <w:r w:rsidR="00131067" w:rsidRPr="00B4304A">
        <w:rPr>
          <w:rStyle w:val="Hyperlink"/>
          <w:rFonts w:ascii="Candara" w:hAnsi="Candara"/>
          <w:lang w:val="en-GB"/>
        </w:rPr>
        <w:t>http://projects.sse.uni-hildesheim.de/easy/</w:t>
      </w:r>
      <w:r w:rsidR="00BD3F08">
        <w:rPr>
          <w:rStyle w:val="Hyperlink"/>
          <w:rFonts w:ascii="Candara" w:hAnsi="Candara"/>
          <w:lang w:val="en-GB"/>
        </w:rPr>
        <w:fldChar w:fldCharType="end"/>
      </w:r>
      <w:r w:rsidR="00131067" w:rsidRPr="00B4304A">
        <w:rPr>
          <w:rFonts w:ascii="Candara" w:hAnsi="Candara"/>
          <w:lang w:val="en-GB"/>
        </w:rPr>
        <w:t xml:space="preserve"> </w:t>
      </w:r>
    </w:p>
    <w:p w14:paraId="5790AD92" w14:textId="77777777" w:rsidR="00CC4186" w:rsidRPr="00B4304A" w:rsidRDefault="00CC4186" w:rsidP="00E259F8">
      <w:pPr>
        <w:jc w:val="both"/>
        <w:rPr>
          <w:rFonts w:ascii="Candara" w:hAnsi="Candara"/>
          <w:lang w:val="en-GB"/>
        </w:rPr>
      </w:pPr>
    </w:p>
    <w:p w14:paraId="645FAF00" w14:textId="77777777"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14:paraId="45C98198" w14:textId="77777777" w:rsidR="00053DCD" w:rsidRPr="00B4304A" w:rsidRDefault="00DE2038" w:rsidP="00040374">
      <w:pPr>
        <w:pStyle w:val="Heading1"/>
        <w:rPr>
          <w:lang w:val="en-GB"/>
        </w:rPr>
      </w:pPr>
      <w:bookmarkStart w:id="73" w:name="_Ref338255399"/>
      <w:bookmarkStart w:id="74" w:name="_Toc425144874"/>
      <w:r w:rsidRPr="00B4304A">
        <w:rPr>
          <w:lang w:val="en-GB"/>
        </w:rPr>
        <w:lastRenderedPageBreak/>
        <w:t>Getting Started</w:t>
      </w:r>
      <w:r w:rsidR="00BE36F1" w:rsidRPr="00B4304A">
        <w:rPr>
          <w:lang w:val="en-GB"/>
        </w:rPr>
        <w:t xml:space="preserve">: Product Line Engineering is </w:t>
      </w:r>
      <w:proofErr w:type="spellStart"/>
      <w:r w:rsidR="00BE36F1" w:rsidRPr="00B4304A">
        <w:rPr>
          <w:lang w:val="en-GB"/>
        </w:rPr>
        <w:t>EASy</w:t>
      </w:r>
      <w:bookmarkEnd w:id="73"/>
      <w:bookmarkEnd w:id="74"/>
      <w:proofErr w:type="spellEnd"/>
    </w:p>
    <w:p w14:paraId="5E7D81F4" w14:textId="243EA632"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w:t>
      </w:r>
      <w:proofErr w:type="spellStart"/>
      <w:r w:rsidRPr="00B4304A">
        <w:rPr>
          <w:lang w:val="en-GB"/>
        </w:rPr>
        <w:t>EASy</w:t>
      </w:r>
      <w:proofErr w:type="spellEnd"/>
      <w:r w:rsidRPr="00B4304A">
        <w:rPr>
          <w:lang w:val="en-GB"/>
        </w:rPr>
        <w:t xml:space="preserve">-Producer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3F42BA" w:rsidRPr="00B4304A">
        <w:rPr>
          <w:lang w:val="en-GB"/>
        </w:rPr>
        <w:fldChar w:fldCharType="begin"/>
      </w:r>
      <w:r w:rsidR="00844A18" w:rsidRPr="00B4304A">
        <w:rPr>
          <w:lang w:val="en-GB"/>
        </w:rPr>
        <w:instrText xml:space="preserve"> REF _Ref338265603 \r \h </w:instrText>
      </w:r>
      <w:r w:rsidR="003F42BA" w:rsidRPr="00B4304A">
        <w:rPr>
          <w:lang w:val="en-GB"/>
        </w:rPr>
      </w:r>
      <w:r w:rsidR="003F42BA" w:rsidRPr="00B4304A">
        <w:rPr>
          <w:lang w:val="en-GB"/>
        </w:rPr>
        <w:fldChar w:fldCharType="separate"/>
      </w:r>
      <w:r w:rsidR="00787B20">
        <w:rPr>
          <w:lang w:val="en-GB"/>
        </w:rPr>
        <w:t>4.1</w:t>
      </w:r>
      <w:r w:rsidR="003F42BA"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3F42BA" w:rsidRPr="00B4304A">
        <w:rPr>
          <w:lang w:val="en-GB"/>
        </w:rPr>
        <w:fldChar w:fldCharType="begin"/>
      </w:r>
      <w:r w:rsidR="00844A18" w:rsidRPr="00B4304A">
        <w:rPr>
          <w:lang w:val="en-GB"/>
        </w:rPr>
        <w:instrText xml:space="preserve"> REF _Ref338265618 \r \h </w:instrText>
      </w:r>
      <w:r w:rsidR="003F42BA" w:rsidRPr="00B4304A">
        <w:rPr>
          <w:lang w:val="en-GB"/>
        </w:rPr>
      </w:r>
      <w:r w:rsidR="003F42BA" w:rsidRPr="00B4304A">
        <w:rPr>
          <w:lang w:val="en-GB"/>
        </w:rPr>
        <w:fldChar w:fldCharType="separate"/>
      </w:r>
      <w:r w:rsidR="00787B20">
        <w:rPr>
          <w:lang w:val="en-GB"/>
        </w:rPr>
        <w:t>4.2</w:t>
      </w:r>
      <w:r w:rsidR="003F42BA"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ootnoteReference"/>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3F42BA" w:rsidRPr="00B4304A">
        <w:rPr>
          <w:lang w:val="en-GB"/>
        </w:rPr>
        <w:fldChar w:fldCharType="begin"/>
      </w:r>
      <w:r w:rsidR="00844A18" w:rsidRPr="00B4304A">
        <w:rPr>
          <w:lang w:val="en-GB"/>
        </w:rPr>
        <w:instrText xml:space="preserve"> REF _Ref338265627 \r \h </w:instrText>
      </w:r>
      <w:r w:rsidR="003F42BA" w:rsidRPr="00B4304A">
        <w:rPr>
          <w:lang w:val="en-GB"/>
        </w:rPr>
      </w:r>
      <w:r w:rsidR="003F42BA" w:rsidRPr="00B4304A">
        <w:rPr>
          <w:lang w:val="en-GB"/>
        </w:rPr>
        <w:fldChar w:fldCharType="separate"/>
      </w:r>
      <w:r w:rsidR="00787B20">
        <w:rPr>
          <w:lang w:val="en-GB"/>
        </w:rPr>
        <w:t>4.3</w:t>
      </w:r>
      <w:r w:rsidR="003F42BA"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14:paraId="0FEF5066" w14:textId="77777777"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14:paraId="6AEC1BF7" w14:textId="77777777" w:rsidR="009F7ED1" w:rsidRPr="00B4304A" w:rsidRDefault="009F7ED1" w:rsidP="00742F6E">
      <w:pPr>
        <w:pStyle w:val="ListParagraph"/>
        <w:numPr>
          <w:ilvl w:val="0"/>
          <w:numId w:val="30"/>
        </w:numPr>
        <w:spacing w:after="120" w:line="240" w:lineRule="auto"/>
        <w:jc w:val="both"/>
        <w:rPr>
          <w:lang w:val="en-GB"/>
        </w:rPr>
      </w:pPr>
      <w:proofErr w:type="spellStart"/>
      <w:r w:rsidRPr="00B4304A">
        <w:rPr>
          <w:lang w:val="en-GB"/>
        </w:rPr>
        <w:t>EASy</w:t>
      </w:r>
      <w:proofErr w:type="spellEnd"/>
      <w:r w:rsidRPr="00B4304A">
        <w:rPr>
          <w:lang w:val="en-GB"/>
        </w:rPr>
        <w:t xml:space="preserve">-Producer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14:paraId="7EF9B46F"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14:paraId="4C8C0122"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input to </w:t>
      </w:r>
      <w:proofErr w:type="spellStart"/>
      <w:r w:rsidRPr="00B4304A">
        <w:rPr>
          <w:lang w:val="en-GB"/>
        </w:rPr>
        <w:t>EASy</w:t>
      </w:r>
      <w:proofErr w:type="spellEnd"/>
      <w:r w:rsidRPr="00B4304A">
        <w:rPr>
          <w:lang w:val="en-GB"/>
        </w:rPr>
        <w:t xml:space="preserve">-Producer will be illustrated in </w:t>
      </w:r>
      <w:r w:rsidRPr="00B4304A">
        <w:rPr>
          <w:rFonts w:ascii="Courier New" w:hAnsi="Courier New" w:cs="Courier New"/>
          <w:lang w:val="en-GB"/>
        </w:rPr>
        <w:t>Courier New</w:t>
      </w:r>
      <w:r w:rsidRPr="00B4304A">
        <w:rPr>
          <w:lang w:val="en-GB"/>
        </w:rPr>
        <w:t>.</w:t>
      </w:r>
    </w:p>
    <w:p w14:paraId="3214441A" w14:textId="169AD50D"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w:t>
      </w:r>
      <w:proofErr w:type="spellStart"/>
      <w:r w:rsidRPr="00B4304A">
        <w:rPr>
          <w:lang w:val="en-GB"/>
        </w:rPr>
        <w:t>EASy</w:t>
      </w:r>
      <w:proofErr w:type="spellEnd"/>
      <w:r w:rsidRPr="00B4304A">
        <w:rPr>
          <w:lang w:val="en-GB"/>
        </w:rPr>
        <w:t xml:space="preserve">-Producer in Section </w:t>
      </w:r>
      <w:r w:rsidR="003F42BA" w:rsidRPr="00B4304A">
        <w:rPr>
          <w:lang w:val="en-GB"/>
        </w:rPr>
        <w:fldChar w:fldCharType="begin"/>
      </w:r>
      <w:r w:rsidR="00844A18" w:rsidRPr="00B4304A">
        <w:rPr>
          <w:lang w:val="en-GB"/>
        </w:rPr>
        <w:instrText xml:space="preserve"> REF _Ref338255411 \r \h </w:instrText>
      </w:r>
      <w:r w:rsidR="003F42BA" w:rsidRPr="00B4304A">
        <w:rPr>
          <w:lang w:val="en-GB"/>
        </w:rPr>
      </w:r>
      <w:r w:rsidR="003F42BA" w:rsidRPr="00B4304A">
        <w:rPr>
          <w:lang w:val="en-GB"/>
        </w:rPr>
        <w:fldChar w:fldCharType="separate"/>
      </w:r>
      <w:r w:rsidR="00787B20">
        <w:rPr>
          <w:lang w:val="en-GB"/>
        </w:rPr>
        <w:t>5</w:t>
      </w:r>
      <w:r w:rsidR="003F42BA"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3F42BA" w:rsidRPr="00B4304A">
        <w:rPr>
          <w:lang w:val="en-GB"/>
        </w:rPr>
        <w:fldChar w:fldCharType="begin"/>
      </w:r>
      <w:r w:rsidR="00A85068" w:rsidRPr="00B4304A">
        <w:rPr>
          <w:lang w:val="en-GB"/>
        </w:rPr>
        <w:instrText xml:space="preserve"> REF _Ref368641757 \r \h </w:instrText>
      </w:r>
      <w:r w:rsidR="003F42BA" w:rsidRPr="00B4304A">
        <w:rPr>
          <w:lang w:val="en-GB"/>
        </w:rPr>
      </w:r>
      <w:r w:rsidR="003F42BA" w:rsidRPr="00B4304A">
        <w:rPr>
          <w:lang w:val="en-GB"/>
        </w:rPr>
        <w:fldChar w:fldCharType="separate"/>
      </w:r>
      <w:r w:rsidR="00787B20">
        <w:rPr>
          <w:lang w:val="en-GB"/>
        </w:rPr>
        <w:t>3.3</w:t>
      </w:r>
      <w:r w:rsidR="003F42BA" w:rsidRPr="00B4304A">
        <w:rPr>
          <w:lang w:val="en-GB"/>
        </w:rPr>
        <w:fldChar w:fldCharType="end"/>
      </w:r>
      <w:r w:rsidR="00A85068" w:rsidRPr="00B4304A">
        <w:rPr>
          <w:lang w:val="en-GB"/>
        </w:rPr>
        <w:t>).</w:t>
      </w:r>
    </w:p>
    <w:p w14:paraId="4E856F9D" w14:textId="77777777" w:rsidR="009F7ED1" w:rsidRPr="00B4304A" w:rsidRDefault="009F7ED1" w:rsidP="00040374">
      <w:pPr>
        <w:pStyle w:val="Heading2"/>
        <w:rPr>
          <w:lang w:val="en-GB"/>
        </w:rPr>
      </w:pPr>
      <w:bookmarkStart w:id="76" w:name="_Ref338265603"/>
      <w:bookmarkStart w:id="77" w:name="_Toc425144875"/>
      <w:r w:rsidRPr="00B4304A">
        <w:rPr>
          <w:lang w:val="en-GB"/>
        </w:rPr>
        <w:t>Running Example</w:t>
      </w:r>
      <w:bookmarkEnd w:id="76"/>
      <w:bookmarkEnd w:id="77"/>
    </w:p>
    <w:p w14:paraId="7017AF87" w14:textId="17BA2BBC"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3F42BA" w:rsidRPr="00B4304A">
        <w:rPr>
          <w:lang w:val="en-GB"/>
        </w:rPr>
        <w:fldChar w:fldCharType="begin"/>
      </w:r>
      <w:r w:rsidR="00262E4E" w:rsidRPr="00B4304A">
        <w:rPr>
          <w:lang w:val="en-GB"/>
        </w:rPr>
        <w:instrText xml:space="preserve"> REF _Ref338255399 \r \h </w:instrText>
      </w:r>
      <w:r w:rsidR="003F42BA" w:rsidRPr="00B4304A">
        <w:rPr>
          <w:lang w:val="en-GB"/>
        </w:rPr>
      </w:r>
      <w:r w:rsidR="003F42BA" w:rsidRPr="00B4304A">
        <w:rPr>
          <w:lang w:val="en-GB"/>
        </w:rPr>
        <w:fldChar w:fldCharType="separate"/>
      </w:r>
      <w:r w:rsidR="00787B20">
        <w:rPr>
          <w:lang w:val="en-GB"/>
        </w:rPr>
        <w:t>4</w:t>
      </w:r>
      <w:r w:rsidR="003F42BA"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w:t>
      </w:r>
      <w:proofErr w:type="spellStart"/>
      <w:r w:rsidR="00020D37" w:rsidRPr="00B4304A">
        <w:rPr>
          <w:lang w:val="en-GB"/>
        </w:rPr>
        <w:t>EASy</w:t>
      </w:r>
      <w:proofErr w:type="spellEnd"/>
      <w:r w:rsidR="00020D37" w:rsidRPr="00B4304A">
        <w:rPr>
          <w:lang w:val="en-GB"/>
        </w:rPr>
        <w:t>-Producer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14:paraId="57B5B18C"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supported content types such as text, video, audio, 3D content, or binary (large) objects (BLOBs).</w:t>
      </w:r>
    </w:p>
    <w:p w14:paraId="70692A16"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14:paraId="0D809338"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ootnoteReference"/>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ootnoteReference"/>
          <w:lang w:val="en-GB"/>
        </w:rPr>
        <w:footnoteReference w:id="6"/>
      </w:r>
      <w:r w:rsidRPr="00B4304A">
        <w:rPr>
          <w:lang w:val="en-GB"/>
        </w:rPr>
        <w:t xml:space="preserve"> or Azure</w:t>
      </w:r>
      <w:r w:rsidRPr="00B4304A">
        <w:rPr>
          <w:rStyle w:val="FootnoteReference"/>
          <w:lang w:val="en-GB"/>
        </w:rPr>
        <w:footnoteReference w:id="7"/>
      </w:r>
      <w:r w:rsidRPr="00B4304A">
        <w:rPr>
          <w:lang w:val="en-GB"/>
        </w:rPr>
        <w:t xml:space="preserve"> cloud.</w:t>
      </w:r>
    </w:p>
    <w:p w14:paraId="189C7D53" w14:textId="32EE3942"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3F42BA" w:rsidRPr="00B4304A">
        <w:rPr>
          <w:lang w:val="en-GB"/>
        </w:rPr>
        <w:fldChar w:fldCharType="begin"/>
      </w:r>
      <w:r w:rsidR="001E358B" w:rsidRPr="00B4304A">
        <w:rPr>
          <w:lang w:val="en-GB"/>
        </w:rPr>
        <w:instrText xml:space="preserve"> REF _Ref338318040 \r \h </w:instrText>
      </w:r>
      <w:r w:rsidR="003F42BA" w:rsidRPr="00B4304A">
        <w:rPr>
          <w:lang w:val="en-GB"/>
        </w:rPr>
      </w:r>
      <w:r w:rsidR="003F42BA" w:rsidRPr="00B4304A">
        <w:rPr>
          <w:lang w:val="en-GB"/>
        </w:rPr>
        <w:fldChar w:fldCharType="separate"/>
      </w:r>
      <w:r w:rsidR="00787B20">
        <w:rPr>
          <w:lang w:val="en-GB"/>
        </w:rPr>
        <w:t>4.2.1</w:t>
      </w:r>
      <w:r w:rsidR="003F42BA" w:rsidRPr="00B4304A">
        <w:rPr>
          <w:lang w:val="en-GB"/>
        </w:rPr>
        <w:fldChar w:fldCharType="end"/>
      </w:r>
      <w:r w:rsidR="00020D37" w:rsidRPr="00B4304A">
        <w:rPr>
          <w:lang w:val="en-GB"/>
        </w:rPr>
        <w:t>:</w:t>
      </w:r>
    </w:p>
    <w:p w14:paraId="4680928C" w14:textId="77777777"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14:paraId="4D82E3F1" w14:textId="77777777"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 xml:space="preserve">rate for video content on the Tomcat web container is 128 </w:t>
      </w:r>
      <w:proofErr w:type="spellStart"/>
      <w:r w:rsidRPr="00B4304A">
        <w:rPr>
          <w:lang w:val="en-GB"/>
        </w:rPr>
        <w:t>kBit</w:t>
      </w:r>
      <w:proofErr w:type="spellEnd"/>
      <w:r w:rsidRPr="00B4304A">
        <w:rPr>
          <w:lang w:val="en-GB"/>
        </w:rPr>
        <w:t>/s.</w:t>
      </w:r>
    </w:p>
    <w:p w14:paraId="316F81A6" w14:textId="77777777"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14:paraId="1DCD82C4" w14:textId="77777777" w:rsidR="009F7ED1" w:rsidRPr="00B4304A" w:rsidRDefault="009F7ED1" w:rsidP="00020D37">
      <w:pPr>
        <w:numPr>
          <w:ilvl w:val="0"/>
          <w:numId w:val="24"/>
        </w:numPr>
        <w:spacing w:after="120" w:line="240" w:lineRule="auto"/>
        <w:jc w:val="both"/>
        <w:rPr>
          <w:lang w:val="en-GB"/>
        </w:rPr>
      </w:pPr>
      <w:bookmarkStart w:id="81" w:name="_Ref309394584"/>
      <w:r w:rsidRPr="00B4304A">
        <w:rPr>
          <w:lang w:val="en-GB"/>
        </w:rPr>
        <w:t>Some content types may be served by a separate web container in order to configure a simple load balancing mechanism, for example 3D content should be served by a JBoss server. As a further extension, a web container may be configured to retrieve its content from a specific database</w:t>
      </w:r>
      <w:bookmarkEnd w:id="81"/>
      <w:r w:rsidRPr="00B4304A">
        <w:rPr>
          <w:lang w:val="en-GB"/>
        </w:rPr>
        <w:t>.</w:t>
      </w:r>
    </w:p>
    <w:p w14:paraId="701E5B4A" w14:textId="77777777"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14:paraId="57A107AA" w14:textId="77777777"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w:t>
      </w:r>
      <w:proofErr w:type="spellStart"/>
      <w:r w:rsidRPr="00B4304A">
        <w:rPr>
          <w:lang w:val="en-GB"/>
        </w:rPr>
        <w:t>EASy</w:t>
      </w:r>
      <w:proofErr w:type="spellEnd"/>
      <w:r w:rsidRPr="00B4304A">
        <w:rPr>
          <w:lang w:val="en-GB"/>
        </w:rPr>
        <w:t>-Producer. In particular, we will focus on the variability modelling, the variability implementation and the derivation of a specific platform instance.</w:t>
      </w:r>
    </w:p>
    <w:p w14:paraId="57AFE03E" w14:textId="77777777" w:rsidR="00E1757B" w:rsidRPr="00B4304A" w:rsidRDefault="00E1757B" w:rsidP="00040374">
      <w:pPr>
        <w:pStyle w:val="Heading2"/>
        <w:rPr>
          <w:lang w:val="en-GB"/>
        </w:rPr>
      </w:pPr>
      <w:bookmarkStart w:id="82" w:name="_Ref338265618"/>
      <w:bookmarkStart w:id="83" w:name="_Toc425144876"/>
      <w:r w:rsidRPr="00B4304A">
        <w:rPr>
          <w:lang w:val="en-GB"/>
        </w:rPr>
        <w:t>Defining a New Base Service Platform</w:t>
      </w:r>
      <w:bookmarkEnd w:id="82"/>
      <w:bookmarkEnd w:id="83"/>
    </w:p>
    <w:p w14:paraId="113AA269" w14:textId="77777777"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w:t>
      </w:r>
      <w:proofErr w:type="spellStart"/>
      <w:r w:rsidRPr="00B4304A">
        <w:rPr>
          <w:lang w:val="en-GB"/>
        </w:rPr>
        <w:t>EASy</w:t>
      </w:r>
      <w:proofErr w:type="spellEnd"/>
      <w:r w:rsidRPr="00B4304A">
        <w:rPr>
          <w:lang w:val="en-GB"/>
        </w:rPr>
        <w:t xml:space="preserve">-Producer from the perspective of a </w:t>
      </w:r>
      <w:r w:rsidR="001E358B" w:rsidRPr="00B4304A">
        <w:rPr>
          <w:lang w:val="en-GB"/>
        </w:rPr>
        <w:t>domain engineer</w:t>
      </w:r>
      <w:r w:rsidRPr="00B4304A">
        <w:rPr>
          <w:lang w:val="en-GB"/>
        </w:rPr>
        <w:t xml:space="preserve">. We will start with the creation of a new product line project in </w:t>
      </w:r>
      <w:proofErr w:type="spellStart"/>
      <w:r w:rsidRPr="00B4304A">
        <w:rPr>
          <w:lang w:val="en-GB"/>
        </w:rPr>
        <w:t>EASy</w:t>
      </w:r>
      <w:proofErr w:type="spellEnd"/>
      <w:r w:rsidRPr="00B4304A">
        <w:rPr>
          <w:lang w:val="en-GB"/>
        </w:rPr>
        <w:t>-Producer,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14:paraId="1175619A" w14:textId="5B18FB26" w:rsidR="000F4772" w:rsidRPr="00B4304A" w:rsidRDefault="000F4772" w:rsidP="000F4772">
      <w:pPr>
        <w:jc w:val="both"/>
        <w:rPr>
          <w:lang w:val="en-GB"/>
        </w:rPr>
      </w:pPr>
      <w:r w:rsidRPr="00B4304A">
        <w:rPr>
          <w:lang w:val="en-GB"/>
        </w:rPr>
        <w:t xml:space="preserve">The first step towards a product line definition in </w:t>
      </w:r>
      <w:proofErr w:type="spellStart"/>
      <w:r w:rsidRPr="00B4304A">
        <w:rPr>
          <w:lang w:val="en-GB"/>
        </w:rPr>
        <w:t>EASy</w:t>
      </w:r>
      <w:proofErr w:type="spellEnd"/>
      <w:r w:rsidRPr="00B4304A">
        <w:rPr>
          <w:lang w:val="en-GB"/>
        </w:rPr>
        <w:t xml:space="preserve">-Producer is to define a new product line project. For this purpose, start the Eclipse application with the already installed </w:t>
      </w:r>
      <w:proofErr w:type="spellStart"/>
      <w:r w:rsidRPr="00B4304A">
        <w:rPr>
          <w:lang w:val="en-GB"/>
        </w:rPr>
        <w:t>EASy</w:t>
      </w:r>
      <w:proofErr w:type="spellEnd"/>
      <w:r w:rsidRPr="00B4304A">
        <w:rPr>
          <w:lang w:val="en-GB"/>
        </w:rPr>
        <w:t>-Producer tool</w:t>
      </w:r>
      <w:r w:rsidR="00946582" w:rsidRPr="00B4304A">
        <w:rPr>
          <w:lang w:val="en-GB"/>
        </w:rPr>
        <w:t xml:space="preserve"> (see Section </w:t>
      </w:r>
      <w:r w:rsidR="003F42BA" w:rsidRPr="00B4304A">
        <w:rPr>
          <w:lang w:val="en-GB"/>
        </w:rPr>
        <w:fldChar w:fldCharType="begin"/>
      </w:r>
      <w:r w:rsidR="00946582" w:rsidRPr="00B4304A">
        <w:rPr>
          <w:lang w:val="en-GB"/>
        </w:rPr>
        <w:instrText xml:space="preserve"> REF _Ref338255390 \r \h </w:instrText>
      </w:r>
      <w:r w:rsidR="003F42BA" w:rsidRPr="00B4304A">
        <w:rPr>
          <w:lang w:val="en-GB"/>
        </w:rPr>
      </w:r>
      <w:r w:rsidR="003F42BA" w:rsidRPr="00B4304A">
        <w:rPr>
          <w:lang w:val="en-GB"/>
        </w:rPr>
        <w:fldChar w:fldCharType="separate"/>
      </w:r>
      <w:r w:rsidR="00787B20">
        <w:rPr>
          <w:lang w:val="en-GB"/>
        </w:rPr>
        <w:t>3</w:t>
      </w:r>
      <w:r w:rsidR="003F42BA"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w:t>
      </w:r>
      <w:proofErr w:type="spellStart"/>
      <w:r w:rsidRPr="00B4304A">
        <w:rPr>
          <w:lang w:val="en-GB"/>
        </w:rPr>
        <w:t>EASy</w:t>
      </w:r>
      <w:proofErr w:type="spellEnd"/>
      <w:r w:rsidRPr="00B4304A">
        <w:rPr>
          <w:lang w:val="en-GB"/>
        </w:rPr>
        <w:t xml:space="preserve">-Producer category and select the entry </w:t>
      </w:r>
      <w:proofErr w:type="spellStart"/>
      <w:r w:rsidRPr="00B4304A">
        <w:rPr>
          <w:b/>
          <w:lang w:val="en-GB"/>
        </w:rPr>
        <w:t>EASy</w:t>
      </w:r>
      <w:proofErr w:type="spellEnd"/>
      <w:r w:rsidRPr="00B4304A">
        <w:rPr>
          <w:b/>
          <w:lang w:val="en-GB"/>
        </w:rPr>
        <w:t xml:space="preserve">-Producer </w:t>
      </w:r>
      <w:r w:rsidR="00EA598E">
        <w:rPr>
          <w:b/>
          <w:lang w:val="en-GB"/>
        </w:rPr>
        <w:t xml:space="preserve">Product Line </w:t>
      </w:r>
      <w:r w:rsidRPr="00B4304A">
        <w:rPr>
          <w:b/>
          <w:lang w:val="en-GB"/>
        </w:rPr>
        <w:t>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proofErr w:type="spellStart"/>
      <w:r w:rsidRPr="00B4304A">
        <w:rPr>
          <w:rFonts w:ascii="Courier New" w:hAnsi="Courier New" w:cs="Courier New"/>
          <w:lang w:val="en-GB"/>
        </w:rPr>
        <w:t>PL_Content_Sharing</w:t>
      </w:r>
      <w:proofErr w:type="spellEnd"/>
      <w:r w:rsidRPr="00B4304A">
        <w:rPr>
          <w:lang w:val="en-GB"/>
        </w:rPr>
        <w:t xml:space="preserve"> as the name of our prototypical product line</w:t>
      </w:r>
      <w:r w:rsidR="0076524B" w:rsidRPr="00B4304A">
        <w:rPr>
          <w:lang w:val="en-GB"/>
        </w:rPr>
        <w:t xml:space="preserve">. </w:t>
      </w:r>
      <w:proofErr w:type="spellStart"/>
      <w:r w:rsidR="0076524B" w:rsidRPr="00B4304A">
        <w:rPr>
          <w:lang w:val="en-GB"/>
        </w:rPr>
        <w:t>EASy</w:t>
      </w:r>
      <w:proofErr w:type="spellEnd"/>
      <w:r w:rsidR="0076524B" w:rsidRPr="00B4304A">
        <w:rPr>
          <w:lang w:val="en-GB"/>
        </w:rPr>
        <w:t xml:space="preserve">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w:t>
      </w:r>
      <w:proofErr w:type="spellStart"/>
      <w:r w:rsidRPr="00B4304A">
        <w:rPr>
          <w:lang w:val="en-GB"/>
        </w:rPr>
        <w:t>EASy</w:t>
      </w:r>
      <w:proofErr w:type="spellEnd"/>
      <w:r w:rsidRPr="00B4304A">
        <w:rPr>
          <w:lang w:val="en-GB"/>
        </w:rPr>
        <w:t xml:space="preserve">-Producer will automatically open the </w:t>
      </w:r>
      <w:r w:rsidRPr="00B4304A">
        <w:rPr>
          <w:b/>
          <w:lang w:val="en-GB"/>
        </w:rPr>
        <w:t>Product Line Editor</w:t>
      </w:r>
      <w:r w:rsidRPr="00B4304A">
        <w:rPr>
          <w:lang w:val="en-GB"/>
        </w:rPr>
        <w:t xml:space="preserve"> as illustrated in </w:t>
      </w:r>
      <w:r w:rsidR="00091741">
        <w:fldChar w:fldCharType="begin"/>
      </w:r>
      <w:r w:rsidR="00091741" w:rsidRPr="00C3111B">
        <w:rPr>
          <w:lang w:val="en-US"/>
        </w:rPr>
        <w:instrText xml:space="preserve"> REF _Ref334452729 \h  \* MERGEFORMAT </w:instrText>
      </w:r>
      <w:r w:rsidR="00091741">
        <w:fldChar w:fldCharType="separate"/>
      </w:r>
      <w:ins w:id="84" w:author="Holger Eichelberger" w:date="2021-10-21T09:16:00Z">
        <w:r w:rsidR="00787B20" w:rsidRPr="00787B20">
          <w:rPr>
            <w:lang w:val="en-GB"/>
            <w:rPrChange w:id="85" w:author="Holger Eichelberger" w:date="2021-10-21T09:16:00Z">
              <w:rPr>
                <w:lang w:val="en-US"/>
              </w:rPr>
            </w:rPrChange>
          </w:rPr>
          <w:t xml:space="preserve">Figure </w:t>
        </w:r>
        <w:r w:rsidR="00787B20" w:rsidRPr="00787B20">
          <w:rPr>
            <w:lang w:val="en-GB"/>
            <w:rPrChange w:id="86" w:author="Holger Eichelberger" w:date="2021-10-21T09:16:00Z">
              <w:rPr>
                <w:noProof/>
                <w:lang w:val="en-US"/>
              </w:rPr>
            </w:rPrChange>
          </w:rPr>
          <w:t>7</w:t>
        </w:r>
      </w:ins>
      <w:del w:id="87" w:author="Holger Eichelberger" w:date="2021-06-03T09:54:00Z">
        <w:r w:rsidR="00CC6546" w:rsidRPr="00C3111B" w:rsidDel="004A03A6">
          <w:rPr>
            <w:lang w:val="en-GB"/>
          </w:rPr>
          <w:delText>Figure 7</w:delText>
        </w:r>
      </w:del>
      <w:r w:rsidR="00091741">
        <w:fldChar w:fldCharType="end"/>
      </w:r>
      <w:r w:rsidRPr="00B4304A">
        <w:rPr>
          <w:lang w:val="en-GB"/>
        </w:rPr>
        <w:t>.</w:t>
      </w:r>
    </w:p>
    <w:p w14:paraId="5F2E010C" w14:textId="77777777" w:rsidR="000F4772" w:rsidRPr="00B4304A" w:rsidRDefault="00372BAB" w:rsidP="007E5796">
      <w:pPr>
        <w:spacing w:after="0"/>
        <w:jc w:val="both"/>
        <w:rPr>
          <w:lang w:val="en-GB"/>
        </w:rPr>
      </w:pPr>
      <w:r>
        <w:rPr>
          <w:lang w:val="en-GB"/>
        </w:rPr>
      </w:r>
      <w:r>
        <w:rPr>
          <w:lang w:val="en-GB"/>
        </w:rPr>
        <w:pict w14:anchorId="1DE98B98">
          <v:shapetype id="_x0000_t202" coordsize="21600,21600" o:spt="202" path="m,l,21600r21600,l21600,xe">
            <v:stroke joinstyle="miter"/>
            <v:path gradientshapeok="t" o:connecttype="rect"/>
          </v:shapetype>
          <v:shape id="_x0000_s1096" type="#_x0000_t202" style="width:452.3pt;height:139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6" inset="0,0,0,0">
              <w:txbxContent>
                <w:p w14:paraId="321D1B85" w14:textId="77777777" w:rsidR="00403E31" w:rsidRDefault="00403E31" w:rsidP="000F4772">
                  <w:pPr>
                    <w:keepNext/>
                    <w:spacing w:after="0"/>
                    <w:jc w:val="center"/>
                  </w:pPr>
                  <w:r>
                    <w:rPr>
                      <w:noProof/>
                      <w:lang w:val="en-US"/>
                    </w:rPr>
                    <w:drawing>
                      <wp:inline distT="0" distB="0" distL="0" distR="0" wp14:anchorId="3FBF4D7E" wp14:editId="290C9EE3">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18"/>
                                <a:stretch>
                                  <a:fillRect/>
                                </a:stretch>
                              </pic:blipFill>
                              <pic:spPr>
                                <a:xfrm>
                                  <a:off x="0" y="0"/>
                                  <a:ext cx="5106701" cy="1491723"/>
                                </a:xfrm>
                                <a:prstGeom prst="rect">
                                  <a:avLst/>
                                </a:prstGeom>
                              </pic:spPr>
                            </pic:pic>
                          </a:graphicData>
                        </a:graphic>
                      </wp:inline>
                    </w:drawing>
                  </w:r>
                </w:p>
                <w:p w14:paraId="21B59D74" w14:textId="29CE2795" w:rsidR="00403E31" w:rsidRPr="00C51AD3" w:rsidRDefault="00403E31" w:rsidP="007E5796">
                  <w:pPr>
                    <w:pStyle w:val="Caption"/>
                    <w:spacing w:after="0"/>
                    <w:jc w:val="center"/>
                    <w:rPr>
                      <w:lang w:val="en-US"/>
                    </w:rPr>
                  </w:pPr>
                  <w:bookmarkStart w:id="88" w:name="_Ref334452729"/>
                  <w:bookmarkStart w:id="89" w:name="_Ref334452724"/>
                  <w:bookmarkStart w:id="90" w:name="_Toc336621350"/>
                  <w:bookmarkStart w:id="91" w:name="_Toc336960414"/>
                  <w:r w:rsidRPr="000F4772">
                    <w:rPr>
                      <w:color w:val="auto"/>
                      <w:lang w:val="en-US"/>
                    </w:rPr>
                    <w:t xml:space="preserve">Figure </w:t>
                  </w:r>
                  <w:r w:rsidRPr="000F4772">
                    <w:rPr>
                      <w:color w:val="auto"/>
                      <w:lang w:val="en-US"/>
                    </w:rPr>
                    <w:fldChar w:fldCharType="begin"/>
                  </w:r>
                  <w:r w:rsidRPr="000F4772">
                    <w:rPr>
                      <w:color w:val="auto"/>
                      <w:lang w:val="en-US"/>
                    </w:rPr>
                    <w:instrText xml:space="preserve"> SEQ Figure \* ARABIC </w:instrText>
                  </w:r>
                  <w:r w:rsidRPr="000F4772">
                    <w:rPr>
                      <w:color w:val="auto"/>
                      <w:lang w:val="en-US"/>
                    </w:rPr>
                    <w:fldChar w:fldCharType="separate"/>
                  </w:r>
                  <w:r w:rsidR="00787B20">
                    <w:rPr>
                      <w:noProof/>
                      <w:color w:val="auto"/>
                      <w:lang w:val="en-US"/>
                    </w:rPr>
                    <w:t>7</w:t>
                  </w:r>
                  <w:r w:rsidRPr="000F4772">
                    <w:rPr>
                      <w:color w:val="auto"/>
                      <w:lang w:val="en-US"/>
                    </w:rPr>
                    <w:fldChar w:fldCharType="end"/>
                  </w:r>
                  <w:bookmarkEnd w:id="88"/>
                  <w:r w:rsidRPr="000F4772">
                    <w:rPr>
                      <w:color w:val="auto"/>
                      <w:lang w:val="en-US"/>
                    </w:rPr>
                    <w:t xml:space="preserve">: </w:t>
                  </w:r>
                  <w:r>
                    <w:rPr>
                      <w:color w:val="auto"/>
                      <w:lang w:val="en-US"/>
                    </w:rPr>
                    <w:t>Running Example – The Product Line Editor</w:t>
                  </w:r>
                  <w:r w:rsidRPr="000F4772">
                    <w:rPr>
                      <w:color w:val="auto"/>
                      <w:lang w:val="en-US"/>
                    </w:rPr>
                    <w:t>.</w:t>
                  </w:r>
                  <w:bookmarkEnd w:id="89"/>
                  <w:bookmarkEnd w:id="90"/>
                  <w:bookmarkEnd w:id="91"/>
                </w:p>
              </w:txbxContent>
            </v:textbox>
            <w10:anchorlock/>
          </v:shape>
        </w:pict>
      </w:r>
    </w:p>
    <w:p w14:paraId="02EB1ABB" w14:textId="1CF85302"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w:t>
      </w:r>
      <w:proofErr w:type="spellStart"/>
      <w:r w:rsidRPr="00B4304A">
        <w:rPr>
          <w:lang w:val="en-GB"/>
        </w:rPr>
        <w:t>EASy</w:t>
      </w:r>
      <w:proofErr w:type="spellEnd"/>
      <w:r w:rsidRPr="00B4304A">
        <w:rPr>
          <w:lang w:val="en-GB"/>
        </w:rPr>
        <w:t xml:space="preserve">-Producer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r w:rsidR="00091741">
        <w:fldChar w:fldCharType="begin"/>
      </w:r>
      <w:r w:rsidR="00091741" w:rsidRPr="00C3111B">
        <w:rPr>
          <w:lang w:val="en-US"/>
        </w:rPr>
        <w:instrText xml:space="preserve"> REF _Ref334452729 \h  \* MERGEFORMAT </w:instrText>
      </w:r>
      <w:r w:rsidR="00091741">
        <w:fldChar w:fldCharType="separate"/>
      </w:r>
      <w:ins w:id="92" w:author="Holger Eichelberger" w:date="2021-10-21T09:16:00Z">
        <w:r w:rsidR="00787B20" w:rsidRPr="00787B20">
          <w:rPr>
            <w:lang w:val="en-GB"/>
            <w:rPrChange w:id="93" w:author="Holger Eichelberger" w:date="2021-10-21T09:16:00Z">
              <w:rPr>
                <w:lang w:val="en-US"/>
              </w:rPr>
            </w:rPrChange>
          </w:rPr>
          <w:t xml:space="preserve">Figure </w:t>
        </w:r>
        <w:r w:rsidR="00787B20" w:rsidRPr="00787B20">
          <w:rPr>
            <w:lang w:val="en-GB"/>
            <w:rPrChange w:id="94" w:author="Holger Eichelberger" w:date="2021-10-21T09:16:00Z">
              <w:rPr>
                <w:noProof/>
                <w:lang w:val="en-US"/>
              </w:rPr>
            </w:rPrChange>
          </w:rPr>
          <w:t>7</w:t>
        </w:r>
      </w:ins>
      <w:del w:id="95" w:author="Holger Eichelberger" w:date="2021-06-03T09:54:00Z">
        <w:r w:rsidR="00CC6546" w:rsidRPr="00C3111B" w:rsidDel="004A03A6">
          <w:rPr>
            <w:lang w:val="en-GB"/>
          </w:rPr>
          <w:delText>Figure 7</w:delText>
        </w:r>
      </w:del>
      <w:r w:rsidR="00091741">
        <w:fldChar w:fldCharType="end"/>
      </w:r>
      <w:r w:rsidRPr="00B4304A">
        <w:rPr>
          <w:lang w:val="en-GB"/>
        </w:rPr>
        <w:t>. For this purpose, the configuration space (variability model) and the implementation space (variability implementation) must be defined. We will describe both definitions in detail in the next two sections.</w:t>
      </w:r>
    </w:p>
    <w:p w14:paraId="106D2498" w14:textId="77777777" w:rsidR="00E1757B" w:rsidRPr="00B4304A" w:rsidRDefault="00E1757B" w:rsidP="00E1757B">
      <w:pPr>
        <w:pStyle w:val="Heading3"/>
        <w:rPr>
          <w:lang w:val="en-GB"/>
        </w:rPr>
      </w:pPr>
      <w:bookmarkStart w:id="96" w:name="_Ref338318040"/>
      <w:bookmarkStart w:id="97" w:name="_Toc425144877"/>
      <w:r w:rsidRPr="00B4304A">
        <w:rPr>
          <w:lang w:val="en-GB"/>
        </w:rPr>
        <w:t>Configuration Space Definition</w:t>
      </w:r>
      <w:bookmarkEnd w:id="96"/>
      <w:bookmarkEnd w:id="97"/>
    </w:p>
    <w:p w14:paraId="46219896" w14:textId="77777777"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xml:space="preserve">. The variabilities are implemented in the artefacts. In </w:t>
      </w:r>
      <w:proofErr w:type="spellStart"/>
      <w:r w:rsidRPr="00B4304A">
        <w:rPr>
          <w:lang w:val="en-GB"/>
        </w:rPr>
        <w:t>EASy</w:t>
      </w:r>
      <w:proofErr w:type="spellEnd"/>
      <w:r w:rsidRPr="00B4304A">
        <w:rPr>
          <w:lang w:val="en-GB"/>
        </w:rPr>
        <w:t>-Producer, we use IVML</w:t>
      </w:r>
      <w:r w:rsidR="0016377F" w:rsidRPr="00B4304A">
        <w:rPr>
          <w:rStyle w:val="FootnoteReference"/>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14:paraId="11E79A45" w14:textId="77777777" w:rsidR="007E5796" w:rsidRPr="00B4304A" w:rsidRDefault="007E5796" w:rsidP="007E5796">
      <w:pPr>
        <w:jc w:val="both"/>
        <w:rPr>
          <w:lang w:val="en-GB"/>
        </w:rPr>
      </w:pPr>
      <w:r w:rsidRPr="00B4304A">
        <w:rPr>
          <w:lang w:val="en-GB"/>
        </w:rPr>
        <w:t xml:space="preserve">In </w:t>
      </w:r>
      <w:proofErr w:type="spellStart"/>
      <w:r w:rsidRPr="00B4304A">
        <w:rPr>
          <w:lang w:val="en-GB"/>
        </w:rPr>
        <w:t>EASy</w:t>
      </w:r>
      <w:proofErr w:type="spellEnd"/>
      <w:r w:rsidRPr="00B4304A">
        <w:rPr>
          <w:lang w:val="en-GB"/>
        </w:rPr>
        <w:t xml:space="preserve">-Producer, each product line project comes with its own IVML-file, which can be opened and edited using the </w:t>
      </w:r>
      <w:r w:rsidRPr="00B4304A">
        <w:rPr>
          <w:b/>
          <w:lang w:val="en-GB"/>
        </w:rPr>
        <w:t>IVML-Editor</w:t>
      </w:r>
      <w:r w:rsidRPr="00B4304A">
        <w:rPr>
          <w:lang w:val="en-GB"/>
        </w:rPr>
        <w:t xml:space="preserve">. The IVML-file is located in the </w:t>
      </w:r>
      <w:proofErr w:type="spellStart"/>
      <w:r w:rsidRPr="00B4304A">
        <w:rPr>
          <w:b/>
          <w:lang w:val="en-GB"/>
        </w:rPr>
        <w:t>EASy</w:t>
      </w:r>
      <w:proofErr w:type="spellEnd"/>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14:paraId="7D16127E" w14:textId="6689C83B"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r w:rsidR="00091741">
        <w:fldChar w:fldCharType="begin"/>
      </w:r>
      <w:r w:rsidR="00091741" w:rsidRPr="00C3111B">
        <w:rPr>
          <w:lang w:val="en-US"/>
        </w:rPr>
        <w:instrText xml:space="preserve"> REF _Ref334453876 \h  \* MERGEFORMAT </w:instrText>
      </w:r>
      <w:r w:rsidR="00091741">
        <w:fldChar w:fldCharType="separate"/>
      </w:r>
      <w:ins w:id="98" w:author="Holger Eichelberger" w:date="2021-10-21T09:16:00Z">
        <w:r w:rsidR="00787B20" w:rsidRPr="00787B20">
          <w:rPr>
            <w:lang w:val="en-GB"/>
            <w:rPrChange w:id="99" w:author="Holger Eichelberger" w:date="2021-10-21T09:16:00Z">
              <w:rPr>
                <w:lang w:val="en-US"/>
              </w:rPr>
            </w:rPrChange>
          </w:rPr>
          <w:t xml:space="preserve">Figure </w:t>
        </w:r>
        <w:r w:rsidR="00787B20" w:rsidRPr="00787B20">
          <w:rPr>
            <w:lang w:val="en-GB"/>
            <w:rPrChange w:id="100" w:author="Holger Eichelberger" w:date="2021-10-21T09:16:00Z">
              <w:rPr>
                <w:noProof/>
                <w:lang w:val="en-US"/>
              </w:rPr>
            </w:rPrChange>
          </w:rPr>
          <w:t>8</w:t>
        </w:r>
      </w:ins>
      <w:del w:id="101" w:author="Holger Eichelberger" w:date="2021-06-03T09:54:00Z">
        <w:r w:rsidR="00CC6546" w:rsidRPr="00C3111B" w:rsidDel="004A03A6">
          <w:rPr>
            <w:lang w:val="en-GB"/>
          </w:rPr>
          <w:delText>Figure 8</w:delText>
        </w:r>
      </w:del>
      <w:r w:rsidR="00091741">
        <w:fldChar w:fldCharType="end"/>
      </w:r>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14:paraId="52D06C46" w14:textId="77777777" w:rsidR="007E5796" w:rsidRPr="00B4304A" w:rsidRDefault="00372BAB" w:rsidP="0022484E">
      <w:pPr>
        <w:spacing w:after="0"/>
        <w:jc w:val="both"/>
        <w:rPr>
          <w:lang w:val="en-GB"/>
        </w:rPr>
      </w:pPr>
      <w:r>
        <w:rPr>
          <w:lang w:val="en-GB"/>
        </w:rPr>
      </w:r>
      <w:r>
        <w:rPr>
          <w:lang w:val="en-GB"/>
        </w:rPr>
        <w:pict w14:anchorId="5D317923">
          <v:shape id="_x0000_s1095" type="#_x0000_t202" style="width:456.4pt;height:111.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5" inset="0,0,0,0">
              <w:txbxContent>
                <w:p w14:paraId="1BF38219" w14:textId="77777777" w:rsidR="00403E31" w:rsidRDefault="00403E31" w:rsidP="0022484E">
                  <w:pPr>
                    <w:keepNext/>
                    <w:spacing w:after="0"/>
                    <w:jc w:val="center"/>
                  </w:pPr>
                  <w:r>
                    <w:rPr>
                      <w:noProof/>
                      <w:lang w:val="en-US"/>
                    </w:rPr>
                    <w:drawing>
                      <wp:inline distT="0" distB="0" distL="0" distR="0" wp14:anchorId="64382236" wp14:editId="588550DA">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19"/>
                                <a:stretch>
                                  <a:fillRect/>
                                </a:stretch>
                              </pic:blipFill>
                              <pic:spPr>
                                <a:xfrm>
                                  <a:off x="0" y="0"/>
                                  <a:ext cx="5079535" cy="1230992"/>
                                </a:xfrm>
                                <a:prstGeom prst="rect">
                                  <a:avLst/>
                                </a:prstGeom>
                              </pic:spPr>
                            </pic:pic>
                          </a:graphicData>
                        </a:graphic>
                      </wp:inline>
                    </w:drawing>
                  </w:r>
                </w:p>
                <w:p w14:paraId="67D2C069" w14:textId="567C9244" w:rsidR="00403E31" w:rsidRPr="00CF3FB4" w:rsidRDefault="00403E31" w:rsidP="007E5796">
                  <w:pPr>
                    <w:pStyle w:val="Caption"/>
                    <w:jc w:val="center"/>
                    <w:rPr>
                      <w:lang w:val="en-US"/>
                    </w:rPr>
                  </w:pPr>
                  <w:bookmarkStart w:id="102" w:name="_Ref334453876"/>
                  <w:bookmarkStart w:id="103" w:name="_Toc336621351"/>
                  <w:bookmarkStart w:id="104" w:name="_Toc336960415"/>
                  <w:r w:rsidRPr="004A643E">
                    <w:rPr>
                      <w:lang w:val="en-US"/>
                    </w:rPr>
                    <w:t xml:space="preserve">Figure </w:t>
                  </w:r>
                  <w:r>
                    <w:fldChar w:fldCharType="begin"/>
                  </w:r>
                  <w:r w:rsidRPr="004A643E">
                    <w:rPr>
                      <w:lang w:val="en-US"/>
                    </w:rPr>
                    <w:instrText xml:space="preserve"> SEQ Figure \* ARABIC </w:instrText>
                  </w:r>
                  <w:r>
                    <w:fldChar w:fldCharType="separate"/>
                  </w:r>
                  <w:r w:rsidR="00787B20">
                    <w:rPr>
                      <w:noProof/>
                      <w:lang w:val="en-US"/>
                    </w:rPr>
                    <w:t>8</w:t>
                  </w:r>
                  <w:r>
                    <w:fldChar w:fldCharType="end"/>
                  </w:r>
                  <w:bookmarkEnd w:id="102"/>
                  <w:r w:rsidRPr="004A643E">
                    <w:rPr>
                      <w:lang w:val="en-US"/>
                    </w:rPr>
                    <w:t xml:space="preserve">: </w:t>
                  </w:r>
                  <w:bookmarkEnd w:id="103"/>
                  <w:bookmarkEnd w:id="104"/>
                  <w:r>
                    <w:rPr>
                      <w:lang w:val="en-US"/>
                    </w:rPr>
                    <w:t>Running Example – The IVML Editor.</w:t>
                  </w:r>
                </w:p>
                <w:p w14:paraId="1B2C795A" w14:textId="77777777" w:rsidR="00403E31" w:rsidRPr="00C51AD3" w:rsidRDefault="00403E31" w:rsidP="007E5796">
                  <w:pPr>
                    <w:rPr>
                      <w:lang w:val="en-US"/>
                    </w:rPr>
                  </w:pPr>
                </w:p>
              </w:txbxContent>
            </v:textbox>
            <w10:anchorlock/>
          </v:shape>
        </w:pict>
      </w:r>
    </w:p>
    <w:p w14:paraId="20D6A70D" w14:textId="205EE67D"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r w:rsidR="00091741">
        <w:fldChar w:fldCharType="begin"/>
      </w:r>
      <w:r w:rsidR="00091741" w:rsidRPr="00C3111B">
        <w:rPr>
          <w:lang w:val="en-US"/>
        </w:rPr>
        <w:instrText xml:space="preserve"> REF _Ref334513976 \h  \* MERGEFORMAT </w:instrText>
      </w:r>
      <w:r w:rsidR="00091741">
        <w:fldChar w:fldCharType="separate"/>
      </w:r>
      <w:ins w:id="105" w:author="Holger Eichelberger" w:date="2021-10-21T09:16:00Z">
        <w:r w:rsidR="00787B20" w:rsidRPr="00787B20">
          <w:rPr>
            <w:lang w:val="en-GB"/>
            <w:rPrChange w:id="106" w:author="Holger Eichelberger" w:date="2021-10-21T09:16:00Z">
              <w:rPr>
                <w:lang w:val="en-US"/>
              </w:rPr>
            </w:rPrChange>
          </w:rPr>
          <w:t xml:space="preserve">Figure </w:t>
        </w:r>
        <w:r w:rsidR="00787B20" w:rsidRPr="00787B20">
          <w:rPr>
            <w:lang w:val="en-GB"/>
            <w:rPrChange w:id="107" w:author="Holger Eichelberger" w:date="2021-10-21T09:16:00Z">
              <w:rPr>
                <w:noProof/>
                <w:lang w:val="en-US"/>
              </w:rPr>
            </w:rPrChange>
          </w:rPr>
          <w:t>9</w:t>
        </w:r>
      </w:ins>
      <w:del w:id="108" w:author="Holger Eichelberger" w:date="2021-06-03T09:54:00Z">
        <w:r w:rsidR="00CC6546" w:rsidRPr="00C3111B" w:rsidDel="004A03A6">
          <w:rPr>
            <w:lang w:val="en-GB"/>
          </w:rPr>
          <w:delText>Figure 9</w:delText>
        </w:r>
      </w:del>
      <w:r w:rsidR="00091741">
        <w:fldChar w:fldCharType="end"/>
      </w:r>
      <w:r w:rsidRPr="00B4304A">
        <w:rPr>
          <w:lang w:val="en-GB"/>
        </w:rPr>
        <w:t xml:space="preserve"> shows a snippet of the variability model. First, we define several enumerations that represent the different content types, container types, etc., which an application may support in general (lines </w:t>
      </w:r>
      <w:r w:rsidR="008E5DF9">
        <w:rPr>
          <w:lang w:val="en-GB"/>
        </w:rPr>
        <w:t>4</w:t>
      </w:r>
      <w:r w:rsidRPr="00B4304A">
        <w:rPr>
          <w:lang w:val="en-GB"/>
        </w:rPr>
        <w:t>-</w:t>
      </w:r>
      <w:r w:rsidR="008E5DF9">
        <w:rPr>
          <w:lang w:val="en-GB"/>
        </w:rPr>
        <w:t>7</w:t>
      </w:r>
      <w:r w:rsidRPr="00B4304A">
        <w:rPr>
          <w:lang w:val="en-GB"/>
        </w:rPr>
        <w:t xml:space="preserve">). These enumerations are the basis for specifying the type, for example, of a specific content (lines </w:t>
      </w:r>
      <w:r w:rsidR="008E5DF9" w:rsidRPr="00B4304A">
        <w:rPr>
          <w:lang w:val="en-GB"/>
        </w:rPr>
        <w:t>1</w:t>
      </w:r>
      <w:r w:rsidR="008E5DF9">
        <w:rPr>
          <w:lang w:val="en-GB"/>
        </w:rPr>
        <w:t>8</w:t>
      </w:r>
      <w:r w:rsidRPr="00B4304A">
        <w:rPr>
          <w:lang w:val="en-GB"/>
        </w:rPr>
        <w:t>-</w:t>
      </w:r>
      <w:r w:rsidR="008E5DF9" w:rsidRPr="00B4304A">
        <w:rPr>
          <w:lang w:val="en-GB"/>
        </w:rPr>
        <w:t>1</w:t>
      </w:r>
      <w:r w:rsidR="008E5DF9">
        <w:rPr>
          <w:lang w:val="en-GB"/>
        </w:rPr>
        <w:t>0</w:t>
      </w:r>
      <w:r w:rsidRPr="00B4304A">
        <w:rPr>
          <w:lang w:val="en-GB"/>
        </w:rPr>
        <w:t xml:space="preserve">).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proofErr w:type="spellStart"/>
      <w:r w:rsidRPr="00B4304A">
        <w:rPr>
          <w:rFonts w:ascii="Courier New" w:hAnsi="Courier New" w:cs="Courier New"/>
          <w:lang w:val="en-GB"/>
        </w:rPr>
        <w:t>ThreeD</w:t>
      </w:r>
      <w:proofErr w:type="spellEnd"/>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w:t>
      </w:r>
      <w:r w:rsidR="008E5DF9" w:rsidRPr="00B4304A">
        <w:rPr>
          <w:lang w:val="en-GB"/>
        </w:rPr>
        <w:t>1</w:t>
      </w:r>
      <w:r w:rsidR="008E5DF9">
        <w:rPr>
          <w:lang w:val="en-GB"/>
        </w:rPr>
        <w:t>2</w:t>
      </w:r>
      <w:r w:rsidRPr="00B4304A">
        <w:rPr>
          <w:lang w:val="en-GB"/>
        </w:rPr>
        <w:t>-</w:t>
      </w:r>
      <w:r w:rsidR="008E5DF9" w:rsidRPr="00B4304A">
        <w:rPr>
          <w:lang w:val="en-GB"/>
        </w:rPr>
        <w:t>2</w:t>
      </w:r>
      <w:r w:rsidR="008E5DF9">
        <w:rPr>
          <w:lang w:val="en-GB"/>
        </w:rPr>
        <w:t>5</w:t>
      </w:r>
      <w:r w:rsidRPr="00B4304A">
        <w:rPr>
          <w:lang w:val="en-GB"/>
        </w:rPr>
        <w:t xml:space="preserve">). The other compounds are modelled according to the running example (cf. </w:t>
      </w:r>
      <w:r w:rsidR="00C87F27" w:rsidRPr="00B4304A">
        <w:rPr>
          <w:lang w:val="en-GB"/>
        </w:rPr>
        <w:t xml:space="preserve">Section </w:t>
      </w:r>
      <w:r w:rsidR="003F42BA" w:rsidRPr="00B4304A">
        <w:rPr>
          <w:lang w:val="en-GB"/>
        </w:rPr>
        <w:fldChar w:fldCharType="begin"/>
      </w:r>
      <w:r w:rsidR="00C87F27" w:rsidRPr="00B4304A">
        <w:rPr>
          <w:lang w:val="en-GB"/>
        </w:rPr>
        <w:instrText xml:space="preserve"> REF _Ref338265603 \r \h </w:instrText>
      </w:r>
      <w:r w:rsidR="003F42BA" w:rsidRPr="00B4304A">
        <w:rPr>
          <w:lang w:val="en-GB"/>
        </w:rPr>
      </w:r>
      <w:r w:rsidR="003F42BA" w:rsidRPr="00B4304A">
        <w:rPr>
          <w:lang w:val="en-GB"/>
        </w:rPr>
        <w:fldChar w:fldCharType="separate"/>
      </w:r>
      <w:r w:rsidR="00787B20">
        <w:rPr>
          <w:lang w:val="en-GB"/>
        </w:rPr>
        <w:t>4.1</w:t>
      </w:r>
      <w:r w:rsidR="003F42BA" w:rsidRPr="00B4304A">
        <w:rPr>
          <w:lang w:val="en-GB"/>
        </w:rPr>
        <w:fldChar w:fldCharType="end"/>
      </w:r>
      <w:r w:rsidRPr="00B4304A">
        <w:rPr>
          <w:lang w:val="en-GB"/>
        </w:rPr>
        <w:t xml:space="preserve">). As indicated in the outline on the right side of </w:t>
      </w:r>
      <w:r w:rsidR="00091741">
        <w:fldChar w:fldCharType="begin"/>
      </w:r>
      <w:r w:rsidR="00091741" w:rsidRPr="00C3111B">
        <w:rPr>
          <w:lang w:val="en-US"/>
        </w:rPr>
        <w:instrText xml:space="preserve"> REF _Ref334513976 \h  \* MERGEFORMAT </w:instrText>
      </w:r>
      <w:r w:rsidR="00091741">
        <w:fldChar w:fldCharType="separate"/>
      </w:r>
      <w:ins w:id="109" w:author="Holger Eichelberger" w:date="2021-10-21T09:16:00Z">
        <w:r w:rsidR="00787B20" w:rsidRPr="00787B20">
          <w:rPr>
            <w:lang w:val="en-GB"/>
            <w:rPrChange w:id="110" w:author="Holger Eichelberger" w:date="2021-10-21T09:16:00Z">
              <w:rPr>
                <w:lang w:val="en-US"/>
              </w:rPr>
            </w:rPrChange>
          </w:rPr>
          <w:t xml:space="preserve">Figure </w:t>
        </w:r>
        <w:r w:rsidR="00787B20" w:rsidRPr="00787B20">
          <w:rPr>
            <w:lang w:val="en-GB"/>
            <w:rPrChange w:id="111" w:author="Holger Eichelberger" w:date="2021-10-21T09:16:00Z">
              <w:rPr>
                <w:noProof/>
                <w:lang w:val="en-US"/>
              </w:rPr>
            </w:rPrChange>
          </w:rPr>
          <w:t>9</w:t>
        </w:r>
      </w:ins>
      <w:del w:id="112" w:author="Holger Eichelberger" w:date="2021-06-03T09:54:00Z">
        <w:r w:rsidR="00CC6546" w:rsidRPr="00C3111B" w:rsidDel="004A03A6">
          <w:rPr>
            <w:lang w:val="en-GB"/>
          </w:rPr>
          <w:delText>Figure 9</w:delText>
        </w:r>
      </w:del>
      <w:r w:rsidR="00091741">
        <w:fldChar w:fldCharType="end"/>
      </w:r>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proofErr w:type="spellStart"/>
      <w:r w:rsidRPr="00B4304A">
        <w:rPr>
          <w:rFonts w:ascii="Courier New" w:hAnsi="Courier New" w:cs="Courier New"/>
          <w:lang w:val="en-GB"/>
        </w:rPr>
        <w:t>TargetPlatform</w:t>
      </w:r>
      <w:proofErr w:type="spellEnd"/>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proofErr w:type="spellStart"/>
      <w:r w:rsidRPr="00B4304A">
        <w:rPr>
          <w:rFonts w:ascii="Courier New" w:hAnsi="Courier New" w:cs="Courier New"/>
          <w:lang w:val="en-GB"/>
        </w:rPr>
        <w:t>TargetPlatform</w:t>
      </w:r>
      <w:proofErr w:type="spellEnd"/>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3F42BA" w:rsidRPr="00B4304A">
        <w:rPr>
          <w:lang w:val="en-GB"/>
        </w:rPr>
        <w:fldChar w:fldCharType="begin"/>
      </w:r>
      <w:r w:rsidR="00102E88" w:rsidRPr="00B4304A">
        <w:rPr>
          <w:lang w:val="en-GB"/>
        </w:rPr>
        <w:instrText xml:space="preserve"> REF _Ref338319042 \r \h </w:instrText>
      </w:r>
      <w:r w:rsidR="003F42BA" w:rsidRPr="00B4304A">
        <w:rPr>
          <w:lang w:val="en-GB"/>
        </w:rPr>
      </w:r>
      <w:r w:rsidR="003F42BA" w:rsidRPr="00B4304A">
        <w:rPr>
          <w:lang w:val="en-GB"/>
        </w:rPr>
        <w:fldChar w:fldCharType="separate"/>
      </w:r>
      <w:r w:rsidR="00787B20">
        <w:rPr>
          <w:lang w:val="en-GB"/>
        </w:rPr>
        <w:t>4.3.1</w:t>
      </w:r>
      <w:r w:rsidR="003F42BA" w:rsidRPr="00B4304A">
        <w:rPr>
          <w:lang w:val="en-GB"/>
        </w:rPr>
        <w:fldChar w:fldCharType="end"/>
      </w:r>
      <w:r w:rsidRPr="00B4304A">
        <w:rPr>
          <w:lang w:val="en-GB"/>
        </w:rPr>
        <w:t>.</w:t>
      </w:r>
    </w:p>
    <w:p w14:paraId="65D36D98" w14:textId="77777777" w:rsidR="007E5796" w:rsidRPr="00B4304A" w:rsidRDefault="00372BAB" w:rsidP="001308F9">
      <w:pPr>
        <w:spacing w:after="0"/>
        <w:jc w:val="both"/>
        <w:rPr>
          <w:lang w:val="en-GB"/>
        </w:rPr>
      </w:pPr>
      <w:r>
        <w:rPr>
          <w:lang w:val="en-GB"/>
        </w:rPr>
      </w:r>
      <w:r>
        <w:rPr>
          <w:lang w:val="en-GB"/>
        </w:rPr>
        <w:pict w14:anchorId="1D2C2753">
          <v:shape id="_x0000_s1094" type="#_x0000_t202" style="width:455.15pt;height:27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4" inset="0,0,0,0">
              <w:txbxContent>
                <w:p w14:paraId="4BF65820" w14:textId="77777777" w:rsidR="00403E31" w:rsidRDefault="00403E31" w:rsidP="007E5796">
                  <w:pPr>
                    <w:keepNext/>
                    <w:spacing w:after="0"/>
                    <w:jc w:val="center"/>
                  </w:pPr>
                  <w:r>
                    <w:rPr>
                      <w:noProof/>
                      <w:lang w:val="en-US"/>
                    </w:rPr>
                    <w:drawing>
                      <wp:inline distT="0" distB="0" distL="0" distR="0" wp14:anchorId="0D7B8FDE" wp14:editId="584AF4DD">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0"/>
                                <a:stretch>
                                  <a:fillRect/>
                                </a:stretch>
                              </pic:blipFill>
                              <pic:spPr>
                                <a:xfrm>
                                  <a:off x="0" y="0"/>
                                  <a:ext cx="5092776" cy="3279772"/>
                                </a:xfrm>
                                <a:prstGeom prst="rect">
                                  <a:avLst/>
                                </a:prstGeom>
                              </pic:spPr>
                            </pic:pic>
                          </a:graphicData>
                        </a:graphic>
                      </wp:inline>
                    </w:drawing>
                  </w:r>
                </w:p>
                <w:p w14:paraId="449FA93A" w14:textId="508AED6E" w:rsidR="00403E31" w:rsidRPr="007E5796" w:rsidRDefault="00403E31" w:rsidP="007E5796">
                  <w:pPr>
                    <w:pStyle w:val="Caption"/>
                    <w:spacing w:after="0"/>
                    <w:jc w:val="center"/>
                    <w:rPr>
                      <w:lang w:val="en-US"/>
                    </w:rPr>
                  </w:pPr>
                  <w:bookmarkStart w:id="113" w:name="_Ref334513976"/>
                  <w:bookmarkStart w:id="114" w:name="_Toc336621352"/>
                  <w:bookmarkStart w:id="115" w:name="_Toc336960416"/>
                  <w:r w:rsidRPr="00CF3FB4">
                    <w:rPr>
                      <w:lang w:val="en-US"/>
                    </w:rPr>
                    <w:t xml:space="preserve">Figure </w:t>
                  </w:r>
                  <w:r>
                    <w:fldChar w:fldCharType="begin"/>
                  </w:r>
                  <w:r w:rsidRPr="00CF3FB4">
                    <w:rPr>
                      <w:lang w:val="en-US"/>
                    </w:rPr>
                    <w:instrText xml:space="preserve"> SEQ Figure \* ARABIC </w:instrText>
                  </w:r>
                  <w:r>
                    <w:fldChar w:fldCharType="separate"/>
                  </w:r>
                  <w:r w:rsidR="00787B20">
                    <w:rPr>
                      <w:noProof/>
                      <w:lang w:val="en-US"/>
                    </w:rPr>
                    <w:t>9</w:t>
                  </w:r>
                  <w:r>
                    <w:fldChar w:fldCharType="end"/>
                  </w:r>
                  <w:bookmarkEnd w:id="113"/>
                  <w:r w:rsidRPr="00CF3FB4">
                    <w:rPr>
                      <w:lang w:val="en-US"/>
                    </w:rPr>
                    <w:t xml:space="preserve">: </w:t>
                  </w:r>
                  <w:r>
                    <w:rPr>
                      <w:lang w:val="en-US"/>
                    </w:rPr>
                    <w:t>Running Example – The Variability Model (snippet)</w:t>
                  </w:r>
                  <w:r w:rsidRPr="00CF3FB4">
                    <w:rPr>
                      <w:lang w:val="en-US"/>
                    </w:rPr>
                    <w:t>.</w:t>
                  </w:r>
                  <w:bookmarkEnd w:id="114"/>
                  <w:bookmarkEnd w:id="115"/>
                </w:p>
              </w:txbxContent>
            </v:textbox>
            <w10:anchorlock/>
          </v:shape>
        </w:pict>
      </w:r>
    </w:p>
    <w:p w14:paraId="0334C21F" w14:textId="51CEDE94" w:rsidR="008D45B2" w:rsidRPr="008D45B2" w:rsidRDefault="00E51F13" w:rsidP="008D45B2">
      <w:pPr>
        <w:jc w:val="both"/>
        <w:rPr>
          <w:ins w:id="116" w:author="Holger Eichelberger" w:date="2021-06-03T09:47:00Z"/>
          <w:lang w:val="en-GB"/>
        </w:rPr>
      </w:pPr>
      <w:r w:rsidRPr="00B4304A">
        <w:rPr>
          <w:lang w:val="en-GB"/>
        </w:rPr>
        <w:t xml:space="preserve">In addition to the variability model, we will also define comments for the decision variables in order to support the application engineer in the configuration of a valid product. </w:t>
      </w:r>
      <w:ins w:id="117" w:author="Holger Eichelberger" w:date="2021-06-03T09:46:00Z">
        <w:r w:rsidR="008D45B2">
          <w:rPr>
            <w:lang w:val="en-GB"/>
          </w:rPr>
          <w:t xml:space="preserve">These </w:t>
        </w:r>
        <w:r w:rsidR="008D45B2">
          <w:rPr>
            <w:lang w:val="en-GB"/>
          </w:rPr>
          <w:lastRenderedPageBreak/>
          <w:t>comments can be used as hints for users to fill the model, i.e., they may show up in the UI or they are taken into account by the reasoner to make the reasoning messages more contex</w:t>
        </w:r>
      </w:ins>
      <w:ins w:id="118" w:author="Holger Eichelberger" w:date="2021-06-03T09:47:00Z">
        <w:r w:rsidR="008D45B2">
          <w:rPr>
            <w:lang w:val="en-GB"/>
          </w:rPr>
          <w:t xml:space="preserve">t specific. </w:t>
        </w:r>
      </w:ins>
    </w:p>
    <w:p w14:paraId="654F1A36" w14:textId="59232D18" w:rsidR="008D45B2" w:rsidRDefault="008D45B2" w:rsidP="008D45B2">
      <w:pPr>
        <w:jc w:val="both"/>
        <w:rPr>
          <w:ins w:id="119" w:author="Holger Eichelberger" w:date="2021-06-03T09:49:00Z"/>
          <w:lang w:val="en-GB"/>
        </w:rPr>
      </w:pPr>
      <w:ins w:id="120" w:author="Holger Eichelberger" w:date="2021-06-03T09:47:00Z">
        <w:r>
          <w:rPr>
            <w:lang w:val="en-GB"/>
          </w:rPr>
          <w:t xml:space="preserve"> </w:t>
        </w:r>
      </w:ins>
      <w:r w:rsidR="00E51F13" w:rsidRPr="00B4304A">
        <w:rPr>
          <w:lang w:val="en-GB"/>
        </w:rPr>
        <w:t xml:space="preserve">The first step is to create a new text-file in the </w:t>
      </w:r>
      <w:proofErr w:type="spellStart"/>
      <w:r w:rsidR="00E51F13" w:rsidRPr="00B4304A">
        <w:rPr>
          <w:b/>
          <w:lang w:val="en-GB"/>
        </w:rPr>
        <w:t>EASy</w:t>
      </w:r>
      <w:proofErr w:type="spellEnd"/>
      <w:r w:rsidR="00E51F13" w:rsidRPr="00B4304A">
        <w:rPr>
          <w:b/>
          <w:lang w:val="en-GB"/>
        </w:rPr>
        <w:t>-folder</w:t>
      </w:r>
      <w:r w:rsidR="00E51F13" w:rsidRPr="00B4304A">
        <w:rPr>
          <w:lang w:val="en-GB"/>
        </w:rPr>
        <w:t xml:space="preserve"> of the product line project. For this purpose, right-click on the </w:t>
      </w:r>
      <w:proofErr w:type="spellStart"/>
      <w:r w:rsidR="00E51F13" w:rsidRPr="00B4304A">
        <w:rPr>
          <w:b/>
          <w:lang w:val="en-GB"/>
        </w:rPr>
        <w:t>EASy</w:t>
      </w:r>
      <w:proofErr w:type="spellEnd"/>
      <w:r w:rsidR="00E51F13" w:rsidRPr="00B4304A">
        <w:rPr>
          <w:b/>
          <w:lang w:val="en-GB"/>
        </w:rPr>
        <w:t>-folder</w:t>
      </w:r>
      <w:r w:rsidR="00E51F13" w:rsidRPr="00B4304A">
        <w:rPr>
          <w:lang w:val="en-GB"/>
        </w:rPr>
        <w:t xml:space="preserve"> and select </w:t>
      </w:r>
      <w:r w:rsidR="00E51F13" w:rsidRPr="00B4304A">
        <w:rPr>
          <w:i/>
          <w:lang w:val="en-GB"/>
        </w:rPr>
        <w:t xml:space="preserve">New </w:t>
      </w:r>
      <w:r w:rsidR="00E51F13" w:rsidRPr="00B4304A">
        <w:rPr>
          <w:i/>
          <w:lang w:val="en-GB"/>
        </w:rPr>
        <w:sym w:font="Wingdings" w:char="F0E0"/>
      </w:r>
      <w:r w:rsidR="00E51F13" w:rsidRPr="00B4304A">
        <w:rPr>
          <w:i/>
          <w:lang w:val="en-GB"/>
        </w:rPr>
        <w:t xml:space="preserve"> File</w:t>
      </w:r>
      <w:r w:rsidR="00E51F13" w:rsidRPr="00B4304A">
        <w:rPr>
          <w:lang w:val="en-GB"/>
        </w:rPr>
        <w:t xml:space="preserve">. The name of the file must match the name of the variability model (the project-name in IVML) followed by the version number to unambiguously link the comments to the desired decision variables. Thus, enter </w:t>
      </w:r>
      <w:r w:rsidR="00E51F13" w:rsidRPr="00B4304A">
        <w:rPr>
          <w:rFonts w:ascii="Courier New" w:hAnsi="Courier New" w:cs="Courier New"/>
          <w:lang w:val="en-GB"/>
        </w:rPr>
        <w:t>PL_Content_Sharing_0.text</w:t>
      </w:r>
      <w:r w:rsidR="00E51F13" w:rsidRPr="00B4304A">
        <w:rPr>
          <w:lang w:val="en-GB"/>
        </w:rPr>
        <w:t xml:space="preserve"> as the name</w:t>
      </w:r>
      <w:ins w:id="121" w:author="Holger Eichelberger" w:date="2021-06-03T16:04:00Z">
        <w:r w:rsidR="00403E31">
          <w:rPr>
            <w:rStyle w:val="FootnoteReference"/>
            <w:lang w:val="en-GB"/>
          </w:rPr>
          <w:footnoteReference w:id="9"/>
        </w:r>
      </w:ins>
      <w:r w:rsidR="00E51F13" w:rsidRPr="00B4304A">
        <w:rPr>
          <w:lang w:val="en-GB"/>
        </w:rPr>
        <w:t xml:space="preserve"> of the new file and click the </w:t>
      </w:r>
      <w:r w:rsidR="00E51F13" w:rsidRPr="00B4304A">
        <w:rPr>
          <w:i/>
          <w:lang w:val="en-GB"/>
        </w:rPr>
        <w:t>Finish</w:t>
      </w:r>
      <w:r w:rsidR="00E51F13" w:rsidRPr="00B4304A">
        <w:rPr>
          <w:lang w:val="en-GB"/>
        </w:rPr>
        <w:t xml:space="preserve"> button. We will open the new text-file with a simple text-editor to enter the comments. </w:t>
      </w:r>
      <w:ins w:id="127" w:author="Holger Eichelberger" w:date="2021-06-03T09:49:00Z">
        <w:r>
          <w:rPr>
            <w:lang w:val="en-GB"/>
          </w:rPr>
          <w:t xml:space="preserve">Currently two forms of comment </w:t>
        </w:r>
      </w:ins>
      <w:ins w:id="128" w:author="Holger Eichelberger" w:date="2021-06-03T09:50:00Z">
        <w:r>
          <w:rPr>
            <w:lang w:val="en-GB"/>
          </w:rPr>
          <w:t xml:space="preserve">key-value </w:t>
        </w:r>
      </w:ins>
      <w:ins w:id="129" w:author="Holger Eichelberger" w:date="2021-06-03T09:49:00Z">
        <w:r>
          <w:rPr>
            <w:lang w:val="en-GB"/>
          </w:rPr>
          <w:t>mappings are supported</w:t>
        </w:r>
      </w:ins>
    </w:p>
    <w:p w14:paraId="56A9C773" w14:textId="77777777" w:rsidR="008D45B2" w:rsidRDefault="008D45B2" w:rsidP="008D45B2">
      <w:pPr>
        <w:pStyle w:val="ListParagraph"/>
        <w:numPr>
          <w:ilvl w:val="0"/>
          <w:numId w:val="33"/>
        </w:numPr>
        <w:jc w:val="both"/>
        <w:rPr>
          <w:ins w:id="130" w:author="Holger Eichelberger" w:date="2021-06-03T09:50:00Z"/>
          <w:lang w:val="en-GB"/>
        </w:rPr>
      </w:pPr>
      <w:ins w:id="131" w:author="Holger Eichelberger" w:date="2021-06-03T09:49:00Z">
        <w:r>
          <w:rPr>
            <w:lang w:val="en-GB"/>
          </w:rPr>
          <w:t>Comments for decision variables based on the qualified name of the individual variables</w:t>
        </w:r>
      </w:ins>
      <w:ins w:id="132" w:author="Holger Eichelberger" w:date="2021-06-03T09:50:00Z">
        <w:r>
          <w:rPr>
            <w:lang w:val="en-GB"/>
          </w:rPr>
          <w:t xml:space="preserve">. </w:t>
        </w:r>
      </w:ins>
    </w:p>
    <w:p w14:paraId="0AA65842" w14:textId="0AF2653F" w:rsidR="008D45B2" w:rsidRPr="008D45B2" w:rsidRDefault="008D45B2">
      <w:pPr>
        <w:pStyle w:val="ListParagraph"/>
        <w:jc w:val="both"/>
        <w:rPr>
          <w:moveTo w:id="133" w:author="Holger Eichelberger" w:date="2021-06-03T09:50:00Z"/>
          <w:lang w:val="en-GB"/>
        </w:rPr>
        <w:pPrChange w:id="134" w:author="Holger Eichelberger" w:date="2021-06-03T09:50:00Z">
          <w:pPr>
            <w:pStyle w:val="ListParagraph"/>
            <w:numPr>
              <w:numId w:val="33"/>
            </w:numPr>
            <w:ind w:hanging="360"/>
            <w:jc w:val="both"/>
          </w:pPr>
        </w:pPrChange>
      </w:pPr>
      <w:ins w:id="135" w:author="Holger Eichelberger" w:date="2021-06-03T09:50:00Z">
        <w:r>
          <w:rPr>
            <w:lang w:val="en-GB"/>
          </w:rPr>
          <w:t xml:space="preserve">The key for decision variables is the qualified name of the variable, i.e., it </w:t>
        </w:r>
      </w:ins>
      <w:moveToRangeStart w:id="136" w:author="Holger Eichelberger" w:date="2021-06-03T09:50:00Z" w:name="move73606222"/>
      <w:moveTo w:id="137" w:author="Holger Eichelberger" w:date="2021-06-03T09:50:00Z">
        <w:del w:id="138" w:author="Holger Eichelberger" w:date="2021-06-03T09:50:00Z">
          <w:r w:rsidRPr="008D45B2" w:rsidDel="008D45B2">
            <w:rPr>
              <w:lang w:val="en-GB"/>
            </w:rPr>
            <w:delText xml:space="preserve">Each comment-definition will </w:delText>
          </w:r>
        </w:del>
        <w:r w:rsidRPr="008D45B2">
          <w:rPr>
            <w:lang w:val="en-GB"/>
          </w:rPr>
          <w:t>start</w:t>
        </w:r>
      </w:moveTo>
      <w:ins w:id="139" w:author="Holger Eichelberger" w:date="2021-06-03T09:50:00Z">
        <w:r>
          <w:rPr>
            <w:lang w:val="en-GB"/>
          </w:rPr>
          <w:t>s</w:t>
        </w:r>
      </w:ins>
      <w:moveTo w:id="140" w:author="Holger Eichelberger" w:date="2021-06-03T09:50:00Z">
        <w:r w:rsidRPr="008D45B2">
          <w:rPr>
            <w:lang w:val="en-GB"/>
          </w:rPr>
          <w:t xml:space="preserve"> with the name of the variability model (the project name) followed by “::”, the name of the decision variable for which we want to define the comment, and an equal-sign (“=”). </w:t>
        </w:r>
      </w:moveTo>
      <w:ins w:id="141" w:author="Holger Eichelberger" w:date="2021-06-03T15:59:00Z">
        <w:r w:rsidR="00403E31">
          <w:rPr>
            <w:lang w:val="en-GB"/>
          </w:rPr>
          <w:t xml:space="preserve">Compound slots are appended by “.”. </w:t>
        </w:r>
      </w:ins>
      <w:moveTo w:id="142" w:author="Holger Eichelberger" w:date="2021-06-03T09:50:00Z">
        <w:r w:rsidRPr="008D45B2">
          <w:rPr>
            <w:lang w:val="en-GB"/>
          </w:rPr>
          <w:t>The actual comment is defined in plain text after the “=”.</w:t>
        </w:r>
      </w:moveTo>
      <w:ins w:id="143" w:author="Holger Eichelberger" w:date="2021-06-03T09:51:00Z">
        <w:r>
          <w:rPr>
            <w:lang w:val="en-GB"/>
          </w:rPr>
          <w:t xml:space="preserve"> Constraints given in constraint variables will be treated as decision variables.</w:t>
        </w:r>
      </w:ins>
    </w:p>
    <w:moveToRangeEnd w:id="136"/>
    <w:p w14:paraId="41BE1F08" w14:textId="3A6C4AA3" w:rsidR="008D45B2" w:rsidRDefault="008D45B2">
      <w:pPr>
        <w:pStyle w:val="ListParagraph"/>
        <w:numPr>
          <w:ilvl w:val="0"/>
          <w:numId w:val="33"/>
        </w:numPr>
        <w:jc w:val="both"/>
        <w:rPr>
          <w:ins w:id="144" w:author="Holger Eichelberger" w:date="2021-06-03T15:57:00Z"/>
          <w:lang w:val="en-GB"/>
        </w:rPr>
      </w:pPr>
      <w:ins w:id="145" w:author="Holger Eichelberger" w:date="2021-06-03T09:49:00Z">
        <w:r w:rsidRPr="008D45B2">
          <w:rPr>
            <w:lang w:val="en-GB"/>
          </w:rPr>
          <w:t xml:space="preserve">Comments for </w:t>
        </w:r>
      </w:ins>
      <w:ins w:id="146" w:author="Holger Eichelberger" w:date="2021-06-03T15:56:00Z">
        <w:r w:rsidR="00403E31">
          <w:rPr>
            <w:lang w:val="en-GB"/>
          </w:rPr>
          <w:t xml:space="preserve">concrete </w:t>
        </w:r>
      </w:ins>
      <w:ins w:id="147" w:author="Holger Eichelberger" w:date="2021-06-03T09:49:00Z">
        <w:r w:rsidRPr="008D45B2">
          <w:rPr>
            <w:lang w:val="en-GB"/>
          </w:rPr>
          <w:t>constraints</w:t>
        </w:r>
      </w:ins>
      <w:ins w:id="148" w:author="Holger Eichelberger" w:date="2021-06-03T09:51:00Z">
        <w:r>
          <w:rPr>
            <w:lang w:val="en-GB"/>
          </w:rPr>
          <w:t xml:space="preserve">. Here the key is </w:t>
        </w:r>
      </w:ins>
      <w:ins w:id="149" w:author="Holger Eichelberger" w:date="2021-06-03T09:49:00Z">
        <w:r w:rsidRPr="008D45B2">
          <w:rPr>
            <w:lang w:val="en-GB"/>
          </w:rPr>
          <w:t xml:space="preserve">a normalized textual version of the constraint (all variables qualified, “=” </w:t>
        </w:r>
      </w:ins>
      <w:ins w:id="150" w:author="Holger Eichelberger" w:date="2021-06-03T15:57:00Z">
        <w:r w:rsidR="00403E31">
          <w:rPr>
            <w:lang w:val="en-GB"/>
          </w:rPr>
          <w:t>escaped</w:t>
        </w:r>
      </w:ins>
      <w:ins w:id="151" w:author="Holger Eichelberger" w:date="2021-06-03T09:49:00Z">
        <w:r w:rsidRPr="008D45B2">
          <w:rPr>
            <w:lang w:val="en-GB"/>
          </w:rPr>
          <w:t xml:space="preserve"> by “</w:t>
        </w:r>
      </w:ins>
      <w:ins w:id="152" w:author="Holger Eichelberger" w:date="2021-06-03T15:57:00Z">
        <w:r w:rsidR="00403E31">
          <w:rPr>
            <w:lang w:val="en-GB"/>
          </w:rPr>
          <w:t>\=</w:t>
        </w:r>
      </w:ins>
      <w:ins w:id="153" w:author="Holger Eichelberger" w:date="2021-06-03T09:49:00Z">
        <w:r w:rsidRPr="008D45B2">
          <w:rPr>
            <w:lang w:val="en-GB"/>
          </w:rPr>
          <w:t xml:space="preserve">”, whitespaces removed). Constraints must be </w:t>
        </w:r>
      </w:ins>
      <w:ins w:id="154" w:author="Holger Eichelberger" w:date="2021-06-03T09:51:00Z">
        <w:r>
          <w:rPr>
            <w:lang w:val="en-GB"/>
          </w:rPr>
          <w:t>given in the comments file for the model where the comment is app</w:t>
        </w:r>
      </w:ins>
      <w:ins w:id="155" w:author="Holger Eichelberger" w:date="2021-06-03T09:52:00Z">
        <w:r>
          <w:rPr>
            <w:lang w:val="en-GB"/>
          </w:rPr>
          <w:t>lied, e.g., for a refined type the comment shall not be given in the comment file for the project where the refined type is declared rather than in the comment file of the project where the refined type is used in terms of a variable.</w:t>
        </w:r>
      </w:ins>
      <w:ins w:id="156" w:author="Holger Eichelberger" w:date="2021-06-03T09:53:00Z">
        <w:r>
          <w:rPr>
            <w:lang w:val="en-GB"/>
          </w:rPr>
          <w:t xml:space="preserve"> </w:t>
        </w:r>
        <w:r w:rsidRPr="008D45B2">
          <w:rPr>
            <w:i/>
            <w:lang w:val="en-GB"/>
            <w:rPrChange w:id="157" w:author="Holger Eichelberger" w:date="2021-06-03T09:53:00Z">
              <w:rPr>
                <w:lang w:val="en-GB"/>
              </w:rPr>
            </w:rPrChange>
          </w:rPr>
          <w:t>Hint:</w:t>
        </w:r>
        <w:r>
          <w:rPr>
            <w:lang w:val="en-GB"/>
          </w:rPr>
          <w:t xml:space="preserve"> Try out your model with failing constraints, take the textual version of the respective constraints from the reasoner message and normalize it for the respective comments file.</w:t>
        </w:r>
      </w:ins>
    </w:p>
    <w:p w14:paraId="67781918" w14:textId="241A8C60" w:rsidR="00403E31" w:rsidRDefault="00403E31">
      <w:pPr>
        <w:pStyle w:val="ListParagraph"/>
        <w:numPr>
          <w:ilvl w:val="0"/>
          <w:numId w:val="33"/>
        </w:numPr>
        <w:jc w:val="both"/>
        <w:rPr>
          <w:ins w:id="158" w:author="Holger Eichelberger" w:date="2021-06-03T16:03:00Z"/>
          <w:lang w:val="en-GB"/>
        </w:rPr>
      </w:pPr>
      <w:ins w:id="159" w:author="Holger Eichelberger" w:date="2021-06-03T15:57:00Z">
        <w:r>
          <w:rPr>
            <w:lang w:val="en-GB"/>
          </w:rPr>
          <w:t xml:space="preserve">Comments for generic constraints. Writing comments for each constraint is tedious, in particular for short constraints such as </w:t>
        </w:r>
        <w:proofErr w:type="spellStart"/>
        <w:r w:rsidRPr="00403E31">
          <w:rPr>
            <w:rFonts w:ascii="Courier New" w:hAnsi="Courier New" w:cs="Courier New"/>
            <w:lang w:val="en-GB"/>
            <w:rPrChange w:id="160" w:author="Holger Eichelberger" w:date="2021-06-03T16:06:00Z">
              <w:rPr>
                <w:lang w:val="en-GB"/>
              </w:rPr>
            </w:rPrChange>
          </w:rPr>
          <w:t>isDefined</w:t>
        </w:r>
        <w:proofErr w:type="spellEnd"/>
        <w:r w:rsidRPr="00403E31">
          <w:rPr>
            <w:rFonts w:ascii="Courier New" w:hAnsi="Courier New" w:cs="Courier New"/>
            <w:lang w:val="en-GB"/>
            <w:rPrChange w:id="161" w:author="Holger Eichelberger" w:date="2021-06-03T16:06:00Z">
              <w:rPr>
                <w:lang w:val="en-GB"/>
              </w:rPr>
            </w:rPrChange>
          </w:rPr>
          <w:t>(var);</w:t>
        </w:r>
        <w:r>
          <w:rPr>
            <w:lang w:val="en-GB"/>
          </w:rPr>
          <w:t xml:space="preserve"> For s</w:t>
        </w:r>
      </w:ins>
      <w:ins w:id="162" w:author="Holger Eichelberger" w:date="2021-06-03T15:58:00Z">
        <w:r>
          <w:rPr>
            <w:lang w:val="en-GB"/>
          </w:rPr>
          <w:t xml:space="preserve">uch constrains, it’s more consistent to define a comment for the constraint in a generic manner, i.e., without </w:t>
        </w:r>
      </w:ins>
      <w:ins w:id="163" w:author="Holger Eichelberger" w:date="2021-06-03T15:59:00Z">
        <w:r>
          <w:rPr>
            <w:lang w:val="en-GB"/>
          </w:rPr>
          <w:t>operand/</w:t>
        </w:r>
      </w:ins>
      <w:ins w:id="164" w:author="Holger Eichelberger" w:date="2021-06-03T15:58:00Z">
        <w:r>
          <w:rPr>
            <w:lang w:val="en-GB"/>
          </w:rPr>
          <w:t xml:space="preserve">arguments as well as comments for the arguments. </w:t>
        </w:r>
      </w:ins>
      <w:ins w:id="165" w:author="Holger Eichelberger" w:date="2021-06-03T15:59:00Z">
        <w:r>
          <w:rPr>
            <w:lang w:val="en-GB"/>
          </w:rPr>
          <w:t xml:space="preserve">For the constraint above we </w:t>
        </w:r>
      </w:ins>
      <w:ins w:id="166" w:author="Holger Eichelberger" w:date="2021-06-03T16:00:00Z">
        <w:r>
          <w:rPr>
            <w:lang w:val="en-GB"/>
          </w:rPr>
          <w:t>can</w:t>
        </w:r>
      </w:ins>
      <w:ins w:id="167" w:author="Holger Eichelberger" w:date="2021-06-03T15:59:00Z">
        <w:r>
          <w:rPr>
            <w:lang w:val="en-GB"/>
          </w:rPr>
          <w:t xml:space="preserve"> write </w:t>
        </w:r>
        <w:proofErr w:type="spellStart"/>
        <w:r w:rsidRPr="00403E31">
          <w:rPr>
            <w:rFonts w:ascii="Courier New" w:hAnsi="Courier New" w:cs="Courier New"/>
            <w:lang w:val="en-GB"/>
            <w:rPrChange w:id="168" w:author="Holger Eichelberger" w:date="2021-06-03T16:06:00Z">
              <w:rPr>
                <w:lang w:val="en-GB"/>
              </w:rPr>
            </w:rPrChange>
          </w:rPr>
          <w:t>isDefined</w:t>
        </w:r>
        <w:proofErr w:type="spellEnd"/>
        <w:r w:rsidRPr="00403E31">
          <w:rPr>
            <w:rFonts w:ascii="Courier New" w:hAnsi="Courier New" w:cs="Courier New"/>
            <w:lang w:val="en-GB"/>
            <w:rPrChange w:id="169" w:author="Holger Eichelberger" w:date="2021-06-03T16:06:00Z">
              <w:rPr>
                <w:lang w:val="en-GB"/>
              </w:rPr>
            </w:rPrChange>
          </w:rPr>
          <w:t>(.) = There</w:t>
        </w:r>
      </w:ins>
      <w:ins w:id="170" w:author="Holger Eichelberger" w:date="2021-06-03T16:00:00Z">
        <w:r w:rsidRPr="00403E31">
          <w:rPr>
            <w:rFonts w:ascii="Courier New" w:hAnsi="Courier New" w:cs="Courier New"/>
            <w:lang w:val="en-GB"/>
            <w:rPrChange w:id="171" w:author="Holger Eichelberger" w:date="2021-06-03T16:06:00Z">
              <w:rPr>
                <w:lang w:val="en-GB"/>
              </w:rPr>
            </w:rPrChange>
          </w:rPr>
          <w:t xml:space="preserve"> is no definition of {0}.</w:t>
        </w:r>
        <w:r>
          <w:rPr>
            <w:lang w:val="en-GB"/>
          </w:rPr>
          <w:t xml:space="preserve"> whereby each mandatory argument is given by a dot, potentially separated by commas and the comment may contain placeholders for each argument, starting with </w:t>
        </w:r>
        <w:r w:rsidRPr="00403E31">
          <w:rPr>
            <w:rFonts w:ascii="Consolas" w:hAnsi="Consolas"/>
            <w:lang w:val="en-GB"/>
            <w:rPrChange w:id="172" w:author="Holger Eichelberger" w:date="2021-06-03T16:01:00Z">
              <w:rPr>
                <w:lang w:val="en-GB"/>
              </w:rPr>
            </w:rPrChange>
          </w:rPr>
          <w:t>{0}</w:t>
        </w:r>
        <w:r>
          <w:rPr>
            <w:lang w:val="en-GB"/>
          </w:rPr>
          <w:t xml:space="preserve"> for the </w:t>
        </w:r>
      </w:ins>
      <w:ins w:id="173" w:author="Holger Eichelberger" w:date="2021-06-03T16:01:00Z">
        <w:r>
          <w:rPr>
            <w:lang w:val="en-GB"/>
          </w:rPr>
          <w:t xml:space="preserve">operator, </w:t>
        </w:r>
        <w:r w:rsidRPr="00403E31">
          <w:rPr>
            <w:rFonts w:ascii="Consolas" w:hAnsi="Consolas"/>
            <w:lang w:val="en-GB"/>
            <w:rPrChange w:id="174" w:author="Holger Eichelberger" w:date="2021-06-03T16:01:00Z">
              <w:rPr>
                <w:lang w:val="en-GB"/>
              </w:rPr>
            </w:rPrChange>
          </w:rPr>
          <w:t>{1}</w:t>
        </w:r>
        <w:r>
          <w:rPr>
            <w:lang w:val="en-GB"/>
          </w:rPr>
          <w:t xml:space="preserve"> for the first argument etc. </w:t>
        </w:r>
        <w:proofErr w:type="spellStart"/>
        <w:r>
          <w:rPr>
            <w:lang w:val="en-GB"/>
          </w:rPr>
          <w:t>EASy</w:t>
        </w:r>
        <w:proofErr w:type="spellEnd"/>
        <w:r>
          <w:rPr>
            <w:lang w:val="en-GB"/>
          </w:rPr>
          <w:t xml:space="preserve">-Producer </w:t>
        </w:r>
      </w:ins>
      <w:ins w:id="175" w:author="Holger Eichelberger" w:date="2021-06-03T16:02:00Z">
        <w:r>
          <w:rPr>
            <w:lang w:val="en-GB"/>
          </w:rPr>
          <w:t xml:space="preserve">translates the arguments first and substitutes the results into the text of the constraint function. However, this may work generically for simple constraints while for complex constraints the 1:1 approach for concrete constraints may be more </w:t>
        </w:r>
      </w:ins>
      <w:ins w:id="176" w:author="Holger Eichelberger" w:date="2021-06-03T16:03:00Z">
        <w:r>
          <w:rPr>
            <w:lang w:val="en-GB"/>
          </w:rPr>
          <w:t>appropriate for now.</w:t>
        </w:r>
      </w:ins>
    </w:p>
    <w:p w14:paraId="2987FE57" w14:textId="5229244F" w:rsidR="00403E31" w:rsidRPr="00403E31" w:rsidRDefault="00403E31">
      <w:pPr>
        <w:jc w:val="both"/>
        <w:rPr>
          <w:ins w:id="177" w:author="Holger Eichelberger" w:date="2021-06-03T09:49:00Z"/>
          <w:lang w:val="en-GB"/>
        </w:rPr>
      </w:pPr>
      <w:ins w:id="178" w:author="Holger Eichelberger" w:date="2021-06-03T16:03:00Z">
        <w:r>
          <w:rPr>
            <w:lang w:val="en-GB"/>
          </w:rPr>
          <w:t>It is also important to mention that there is a comment reuse mechanism for such generic comments. In addition to the project-related comment files as described above, there is a</w:t>
        </w:r>
      </w:ins>
      <w:ins w:id="179" w:author="Holger Eichelberger" w:date="2021-06-03T16:04:00Z">
        <w:r>
          <w:rPr>
            <w:lang w:val="en-GB"/>
          </w:rPr>
          <w:t xml:space="preserve"> default comment file called </w:t>
        </w:r>
        <w:r w:rsidRPr="00403E31">
          <w:rPr>
            <w:rFonts w:ascii="Courier New" w:hAnsi="Courier New" w:cs="Courier New"/>
            <w:lang w:val="en-GB"/>
            <w:rPrChange w:id="180" w:author="Holger Eichelberger" w:date="2021-06-03T16:06:00Z">
              <w:rPr>
                <w:lang w:val="en-GB"/>
              </w:rPr>
            </w:rPrChange>
          </w:rPr>
          <w:t>easy-base</w:t>
        </w:r>
        <w:r>
          <w:rPr>
            <w:lang w:val="en-GB"/>
          </w:rPr>
          <w:t>, which can be</w:t>
        </w:r>
      </w:ins>
      <w:ins w:id="181" w:author="Holger Eichelberger" w:date="2021-06-03T16:06:00Z">
        <w:r>
          <w:rPr>
            <w:lang w:val="en-GB"/>
          </w:rPr>
          <w:t xml:space="preserve"> internationalized as the other</w:t>
        </w:r>
        <w:r w:rsidR="006F348F">
          <w:rPr>
            <w:lang w:val="en-GB"/>
          </w:rPr>
          <w:t xml:space="preserve"> comment files, e.g., </w:t>
        </w:r>
        <w:r w:rsidR="006F348F" w:rsidRPr="006F348F">
          <w:rPr>
            <w:rFonts w:ascii="Courier New" w:hAnsi="Courier New" w:cs="Courier New"/>
            <w:lang w:val="en-GB"/>
            <w:rPrChange w:id="182" w:author="Holger Eichelberger" w:date="2021-06-03T16:07:00Z">
              <w:rPr>
                <w:lang w:val="en-GB"/>
              </w:rPr>
            </w:rPrChange>
          </w:rPr>
          <w:t>easy-</w:t>
        </w:r>
        <w:proofErr w:type="spellStart"/>
        <w:r w:rsidR="006F348F" w:rsidRPr="006F348F">
          <w:rPr>
            <w:rFonts w:ascii="Courier New" w:hAnsi="Courier New" w:cs="Courier New"/>
            <w:lang w:val="en-GB"/>
            <w:rPrChange w:id="183" w:author="Holger Eichelberger" w:date="2021-06-03T16:07:00Z">
              <w:rPr>
                <w:lang w:val="en-GB"/>
              </w:rPr>
            </w:rPrChange>
          </w:rPr>
          <w:t>base.text</w:t>
        </w:r>
        <w:proofErr w:type="spellEnd"/>
        <w:r w:rsidR="006F348F">
          <w:rPr>
            <w:lang w:val="en-GB"/>
          </w:rPr>
          <w:t xml:space="preserve"> and </w:t>
        </w:r>
        <w:r w:rsidR="006F348F" w:rsidRPr="006F348F">
          <w:rPr>
            <w:rFonts w:ascii="Courier New" w:hAnsi="Courier New" w:cs="Courier New"/>
            <w:lang w:val="en-GB"/>
            <w:rPrChange w:id="184" w:author="Holger Eichelberger" w:date="2021-06-03T16:06:00Z">
              <w:rPr>
                <w:lang w:val="en-GB"/>
              </w:rPr>
            </w:rPrChange>
          </w:rPr>
          <w:t>easy-</w:t>
        </w:r>
        <w:proofErr w:type="spellStart"/>
        <w:r w:rsidR="006F348F" w:rsidRPr="006F348F">
          <w:rPr>
            <w:rFonts w:ascii="Courier New" w:hAnsi="Courier New" w:cs="Courier New"/>
            <w:lang w:val="en-GB"/>
            <w:rPrChange w:id="185" w:author="Holger Eichelberger" w:date="2021-06-03T16:06:00Z">
              <w:rPr>
                <w:lang w:val="en-GB"/>
              </w:rPr>
            </w:rPrChange>
          </w:rPr>
          <w:t>base_DE.text</w:t>
        </w:r>
        <w:proofErr w:type="spellEnd"/>
        <w:r w:rsidR="006F348F">
          <w:rPr>
            <w:lang w:val="en-GB"/>
          </w:rPr>
          <w:t>.</w:t>
        </w:r>
      </w:ins>
    </w:p>
    <w:p w14:paraId="7B20522E" w14:textId="1103D86D" w:rsidR="00E51F13" w:rsidRPr="00B4304A" w:rsidDel="008D45B2" w:rsidRDefault="00E51F13" w:rsidP="00E51F13">
      <w:pPr>
        <w:jc w:val="both"/>
        <w:rPr>
          <w:moveFrom w:id="186" w:author="Holger Eichelberger" w:date="2021-06-03T09:50:00Z"/>
          <w:lang w:val="en-GB"/>
        </w:rPr>
      </w:pPr>
      <w:moveFromRangeStart w:id="187" w:author="Holger Eichelberger" w:date="2021-06-03T09:50:00Z" w:name="move73606222"/>
      <w:moveFrom w:id="188" w:author="Holger Eichelberger" w:date="2021-06-03T09:50:00Z">
        <w:r w:rsidRPr="00B4304A" w:rsidDel="008D45B2">
          <w:rPr>
            <w:lang w:val="en-GB"/>
          </w:rPr>
          <w:lastRenderedPageBreak/>
          <w:t>Each comment-definition will start with the name of the variability model (the project name) followed by “::”, the name of the decision variable for which we want to define the comment, and an equal-sign (“=”). The actual comment is defined in plain text after the “=”.</w:t>
        </w:r>
      </w:moveFrom>
    </w:p>
    <w:moveFromRangeEnd w:id="187"/>
    <w:p w14:paraId="21FDB97B" w14:textId="2C3F5539" w:rsidR="00E51F13" w:rsidRPr="00B4304A" w:rsidRDefault="00E51F13" w:rsidP="00E51F13">
      <w:pPr>
        <w:jc w:val="both"/>
        <w:rPr>
          <w:lang w:val="en-GB"/>
        </w:rPr>
      </w:pPr>
      <w:r w:rsidRPr="00B4304A">
        <w:rPr>
          <w:lang w:val="en-GB"/>
        </w:rPr>
        <w:t xml:space="preserve">The result of the comment-definition is shown in </w:t>
      </w:r>
      <w:r w:rsidR="003F42BA" w:rsidRPr="00B4304A">
        <w:rPr>
          <w:lang w:val="en-GB"/>
        </w:rPr>
        <w:fldChar w:fldCharType="begin"/>
      </w:r>
      <w:r w:rsidR="003A475D" w:rsidRPr="00B4304A">
        <w:rPr>
          <w:lang w:val="en-GB"/>
        </w:rPr>
        <w:instrText xml:space="preserve"> REF _Ref368642997 \h </w:instrText>
      </w:r>
      <w:r w:rsidR="003F42BA" w:rsidRPr="00B4304A">
        <w:rPr>
          <w:lang w:val="en-GB"/>
        </w:rPr>
      </w:r>
      <w:r w:rsidR="003F42BA" w:rsidRPr="00B4304A">
        <w:rPr>
          <w:lang w:val="en-GB"/>
        </w:rPr>
        <w:fldChar w:fldCharType="separate"/>
      </w:r>
      <w:ins w:id="189" w:author="Holger Eichelberger" w:date="2021-10-21T09:16:00Z">
        <w:r w:rsidR="00787B20" w:rsidRPr="00CF3FB4">
          <w:rPr>
            <w:lang w:val="en-US"/>
          </w:rPr>
          <w:t xml:space="preserve">Figure </w:t>
        </w:r>
        <w:r w:rsidR="00787B20">
          <w:rPr>
            <w:noProof/>
            <w:lang w:val="en-US"/>
          </w:rPr>
          <w:t>10</w:t>
        </w:r>
      </w:ins>
      <w:del w:id="190"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 We defined two comments for the two decision variables “app” and “plat” of the running example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191" w:author="Holger Eichelberger" w:date="2021-10-21T09:16:00Z">
        <w:r w:rsidR="00787B20" w:rsidRPr="00CF3FB4">
          <w:rPr>
            <w:lang w:val="en-US"/>
          </w:rPr>
          <w:t xml:space="preserve">Figure </w:t>
        </w:r>
        <w:r w:rsidR="00787B20">
          <w:rPr>
            <w:noProof/>
            <w:lang w:val="en-US"/>
          </w:rPr>
          <w:t>10</w:t>
        </w:r>
      </w:ins>
      <w:del w:id="192"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193" w:author="Holger Eichelberger" w:date="2021-10-21T09:16:00Z">
        <w:r w:rsidR="00787B20" w:rsidRPr="00CF3FB4">
          <w:rPr>
            <w:lang w:val="en-US"/>
          </w:rPr>
          <w:t xml:space="preserve">Figure </w:t>
        </w:r>
        <w:r w:rsidR="00787B20">
          <w:rPr>
            <w:noProof/>
            <w:lang w:val="en-US"/>
          </w:rPr>
          <w:t>10</w:t>
        </w:r>
      </w:ins>
      <w:del w:id="194"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b)).</w:t>
      </w:r>
    </w:p>
    <w:p w14:paraId="1DC16672" w14:textId="77777777" w:rsidR="00E51F13" w:rsidRPr="00B4304A" w:rsidRDefault="00372BAB" w:rsidP="00E51F13">
      <w:pPr>
        <w:jc w:val="both"/>
        <w:rPr>
          <w:lang w:val="en-GB"/>
        </w:rPr>
      </w:pPr>
      <w:r>
        <w:rPr>
          <w:lang w:val="en-GB"/>
        </w:rPr>
      </w:r>
      <w:r>
        <w:rPr>
          <w:lang w:val="en-GB"/>
        </w:rPr>
        <w:pict w14:anchorId="49CB72B1">
          <v:shape id="_x0000_s1093" type="#_x0000_t202" style="width:455.15pt;height:220.6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3" inset="0,0,0,0">
              <w:txbxContent>
                <w:p w14:paraId="7E5FFB23" w14:textId="77777777" w:rsidR="00403E31" w:rsidRDefault="00403E31" w:rsidP="00E51F13">
                  <w:pPr>
                    <w:keepNext/>
                    <w:spacing w:after="0"/>
                    <w:jc w:val="center"/>
                    <w:rPr>
                      <w:noProof/>
                      <w:lang w:eastAsia="de-DE"/>
                    </w:rPr>
                  </w:pPr>
                  <w:r>
                    <w:rPr>
                      <w:noProof/>
                      <w:lang w:val="en-US"/>
                    </w:rPr>
                    <w:drawing>
                      <wp:inline distT="0" distB="0" distL="0" distR="0" wp14:anchorId="4EA0AB7C" wp14:editId="04DF8ECA">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1"/>
                                <a:stretch>
                                  <a:fillRect/>
                                </a:stretch>
                              </pic:blipFill>
                              <pic:spPr>
                                <a:xfrm>
                                  <a:off x="0" y="0"/>
                                  <a:ext cx="5699760" cy="1233856"/>
                                </a:xfrm>
                                <a:prstGeom prst="rect">
                                  <a:avLst/>
                                </a:prstGeom>
                              </pic:spPr>
                            </pic:pic>
                          </a:graphicData>
                        </a:graphic>
                      </wp:inline>
                    </w:drawing>
                  </w:r>
                </w:p>
                <w:p w14:paraId="433276C2" w14:textId="77777777" w:rsidR="00403E31" w:rsidRPr="00887F6C" w:rsidRDefault="00403E31"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14:paraId="0202D2DD" w14:textId="77777777" w:rsidR="00403E31" w:rsidRPr="00E51F13" w:rsidRDefault="00403E31" w:rsidP="00E51F13">
                  <w:pPr>
                    <w:keepNext/>
                    <w:spacing w:after="0"/>
                    <w:jc w:val="center"/>
                    <w:rPr>
                      <w:noProof/>
                      <w:lang w:val="en-US" w:eastAsia="de-DE"/>
                    </w:rPr>
                  </w:pPr>
                  <w:r>
                    <w:rPr>
                      <w:noProof/>
                      <w:lang w:val="en-US"/>
                    </w:rPr>
                    <w:drawing>
                      <wp:inline distT="0" distB="0" distL="0" distR="0" wp14:anchorId="0F758D97" wp14:editId="2BC581CB">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2"/>
                                <a:stretch>
                                  <a:fillRect/>
                                </a:stretch>
                              </pic:blipFill>
                              <pic:spPr>
                                <a:xfrm>
                                  <a:off x="0" y="0"/>
                                  <a:ext cx="5692521" cy="625412"/>
                                </a:xfrm>
                                <a:prstGeom prst="rect">
                                  <a:avLst/>
                                </a:prstGeom>
                              </pic:spPr>
                            </pic:pic>
                          </a:graphicData>
                        </a:graphic>
                      </wp:inline>
                    </w:drawing>
                  </w:r>
                </w:p>
                <w:p w14:paraId="4160085B" w14:textId="77777777" w:rsidR="00403E31" w:rsidRDefault="00403E31"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14:paraId="1C2D5B03" w14:textId="77777777" w:rsidR="00403E31" w:rsidRPr="00887F6C" w:rsidRDefault="00403E31" w:rsidP="00E51F13">
                  <w:pPr>
                    <w:keepNext/>
                    <w:spacing w:after="0"/>
                    <w:jc w:val="center"/>
                    <w:rPr>
                      <w:noProof/>
                      <w:sz w:val="18"/>
                      <w:szCs w:val="18"/>
                      <w:lang w:val="en-US" w:eastAsia="de-DE"/>
                    </w:rPr>
                  </w:pPr>
                </w:p>
                <w:p w14:paraId="1309454E" w14:textId="0664374E" w:rsidR="00403E31" w:rsidRPr="007E5796" w:rsidRDefault="00403E31" w:rsidP="00E51F13">
                  <w:pPr>
                    <w:pStyle w:val="Caption"/>
                    <w:spacing w:after="0"/>
                    <w:jc w:val="center"/>
                    <w:rPr>
                      <w:lang w:val="en-US"/>
                    </w:rPr>
                  </w:pPr>
                  <w:bookmarkStart w:id="195" w:name="_Ref368642997"/>
                  <w:r w:rsidRPr="00CF3FB4">
                    <w:rPr>
                      <w:lang w:val="en-US"/>
                    </w:rPr>
                    <w:t xml:space="preserve">Figure </w:t>
                  </w:r>
                  <w:r>
                    <w:fldChar w:fldCharType="begin"/>
                  </w:r>
                  <w:r w:rsidRPr="00CF3FB4">
                    <w:rPr>
                      <w:lang w:val="en-US"/>
                    </w:rPr>
                    <w:instrText xml:space="preserve"> SEQ Figure \* ARABIC </w:instrText>
                  </w:r>
                  <w:r>
                    <w:fldChar w:fldCharType="separate"/>
                  </w:r>
                  <w:r w:rsidR="00787B20">
                    <w:rPr>
                      <w:noProof/>
                      <w:lang w:val="en-US"/>
                    </w:rPr>
                    <w:t>10</w:t>
                  </w:r>
                  <w:r>
                    <w:fldChar w:fldCharType="end"/>
                  </w:r>
                  <w:bookmarkEnd w:id="195"/>
                  <w:r w:rsidRPr="00CF3FB4">
                    <w:rPr>
                      <w:lang w:val="en-US"/>
                    </w:rPr>
                    <w:t xml:space="preserve">: </w:t>
                  </w:r>
                  <w:r>
                    <w:rPr>
                      <w:lang w:val="en-US"/>
                    </w:rPr>
                    <w:t>Running Example - Definition of Decision Variable Comments</w:t>
                  </w:r>
                  <w:r w:rsidRPr="00CF3FB4">
                    <w:rPr>
                      <w:lang w:val="en-US"/>
                    </w:rPr>
                    <w:t>.</w:t>
                  </w:r>
                </w:p>
              </w:txbxContent>
            </v:textbox>
            <w10:anchorlock/>
          </v:shape>
        </w:pict>
      </w:r>
    </w:p>
    <w:p w14:paraId="1F83F730" w14:textId="09B857D8" w:rsidR="00E1757B" w:rsidRPr="00B4304A" w:rsidRDefault="007E5796" w:rsidP="007E5796">
      <w:pPr>
        <w:jc w:val="both"/>
        <w:rPr>
          <w:lang w:val="en-GB"/>
        </w:rPr>
      </w:pPr>
      <w:r w:rsidRPr="00B4304A">
        <w:rPr>
          <w:lang w:val="en-GB"/>
        </w:rPr>
        <w:t xml:space="preserve">Finally, the variability model, and, thus, the configuration space of the content-sharing application is defined. We will use this model in Section </w:t>
      </w:r>
      <w:r w:rsidR="003F42BA" w:rsidRPr="00B4304A">
        <w:rPr>
          <w:lang w:val="en-GB"/>
        </w:rPr>
        <w:fldChar w:fldCharType="begin"/>
      </w:r>
      <w:r w:rsidR="000D1A99" w:rsidRPr="00B4304A">
        <w:rPr>
          <w:lang w:val="en-GB"/>
        </w:rPr>
        <w:instrText xml:space="preserve"> REF _Ref338319042 \r \h </w:instrText>
      </w:r>
      <w:r w:rsidR="003F42BA" w:rsidRPr="00B4304A">
        <w:rPr>
          <w:lang w:val="en-GB"/>
        </w:rPr>
      </w:r>
      <w:r w:rsidR="003F42BA" w:rsidRPr="00B4304A">
        <w:rPr>
          <w:lang w:val="en-GB"/>
        </w:rPr>
        <w:fldChar w:fldCharType="separate"/>
      </w:r>
      <w:r w:rsidR="00787B20">
        <w:rPr>
          <w:lang w:val="en-GB"/>
        </w:rPr>
        <w:t>4.3.1</w:t>
      </w:r>
      <w:r w:rsidR="003F42BA"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14:paraId="24AEA2C3" w14:textId="77777777" w:rsidR="00E1757B" w:rsidRPr="00B4304A" w:rsidRDefault="00E1757B" w:rsidP="00E1757B">
      <w:pPr>
        <w:pStyle w:val="Heading3"/>
        <w:rPr>
          <w:lang w:val="en-GB"/>
        </w:rPr>
      </w:pPr>
      <w:bookmarkStart w:id="196" w:name="_Ref338321807"/>
      <w:bookmarkStart w:id="197" w:name="_Toc425144878"/>
      <w:r w:rsidRPr="00B4304A">
        <w:rPr>
          <w:lang w:val="en-GB"/>
        </w:rPr>
        <w:t>Implementation Space Definition</w:t>
      </w:r>
      <w:bookmarkEnd w:id="196"/>
      <w:bookmarkEnd w:id="197"/>
    </w:p>
    <w:p w14:paraId="5AA6E0C4" w14:textId="4F8EC041"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w:t>
      </w:r>
      <w:proofErr w:type="spellStart"/>
      <w:r w:rsidRPr="00B4304A">
        <w:rPr>
          <w:lang w:val="en-GB"/>
        </w:rPr>
        <w:t>EASy</w:t>
      </w:r>
      <w:proofErr w:type="spellEnd"/>
      <w:r w:rsidRPr="00B4304A">
        <w:rPr>
          <w:lang w:val="en-GB"/>
        </w:rPr>
        <w:t xml:space="preserve">-Producer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ootnoteReference"/>
          <w:lang w:val="en-GB"/>
        </w:rPr>
        <w:footnoteReference w:id="10"/>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w:t>
      </w:r>
      <w:proofErr w:type="spellStart"/>
      <w:r w:rsidRPr="00B4304A">
        <w:rPr>
          <w:lang w:val="en-GB"/>
        </w:rPr>
        <w:t>instantiator</w:t>
      </w:r>
      <w:proofErr w:type="spellEnd"/>
      <w:r w:rsidRPr="00B4304A">
        <w:rPr>
          <w:lang w:val="en-GB"/>
        </w:rPr>
        <w:t xml:space="preserve">, which actually applies the </w:t>
      </w:r>
      <w:r w:rsidR="000D1A99" w:rsidRPr="00B4304A">
        <w:rPr>
          <w:lang w:val="en-GB"/>
        </w:rPr>
        <w:t>VIT</w:t>
      </w:r>
      <w:r w:rsidR="009453B4" w:rsidRPr="00B4304A">
        <w:rPr>
          <w:lang w:val="en-GB"/>
        </w:rPr>
        <w:t xml:space="preserve">. A detailed discussion on the concept of </w:t>
      </w:r>
      <w:proofErr w:type="spellStart"/>
      <w:r w:rsidR="009453B4" w:rsidRPr="00B4304A">
        <w:rPr>
          <w:lang w:val="en-GB"/>
        </w:rPr>
        <w:t>instantiators</w:t>
      </w:r>
      <w:proofErr w:type="spellEnd"/>
      <w:r w:rsidR="009453B4" w:rsidRPr="00B4304A">
        <w:rPr>
          <w:lang w:val="en-GB"/>
        </w:rPr>
        <w:t xml:space="preserve"> in </w:t>
      </w:r>
      <w:proofErr w:type="spellStart"/>
      <w:r w:rsidR="009453B4" w:rsidRPr="00B4304A">
        <w:rPr>
          <w:lang w:val="en-GB"/>
        </w:rPr>
        <w:t>EASy</w:t>
      </w:r>
      <w:proofErr w:type="spellEnd"/>
      <w:r w:rsidR="009453B4" w:rsidRPr="00B4304A">
        <w:rPr>
          <w:lang w:val="en-GB"/>
        </w:rPr>
        <w:t xml:space="preserve">-Producer can be found in the </w:t>
      </w:r>
      <w:proofErr w:type="spellStart"/>
      <w:r w:rsidR="009453B4" w:rsidRPr="00B4304A">
        <w:rPr>
          <w:lang w:val="en-GB"/>
        </w:rPr>
        <w:t>EASy</w:t>
      </w:r>
      <w:proofErr w:type="spellEnd"/>
      <w:r w:rsidR="009453B4" w:rsidRPr="00B4304A">
        <w:rPr>
          <w:lang w:val="en-GB"/>
        </w:rPr>
        <w:t xml:space="preserve">-Producer developers guide (cf. Section </w:t>
      </w:r>
      <w:r w:rsidR="003F42BA" w:rsidRPr="00B4304A">
        <w:rPr>
          <w:lang w:val="en-GB"/>
        </w:rPr>
        <w:fldChar w:fldCharType="begin"/>
      </w:r>
      <w:r w:rsidR="009453B4" w:rsidRPr="00B4304A">
        <w:rPr>
          <w:lang w:val="en-GB"/>
        </w:rPr>
        <w:instrText xml:space="preserve"> REF _Ref368641757 \r \h </w:instrText>
      </w:r>
      <w:r w:rsidR="003F42BA" w:rsidRPr="00B4304A">
        <w:rPr>
          <w:lang w:val="en-GB"/>
        </w:rPr>
      </w:r>
      <w:r w:rsidR="003F42BA" w:rsidRPr="00B4304A">
        <w:rPr>
          <w:lang w:val="en-GB"/>
        </w:rPr>
        <w:fldChar w:fldCharType="separate"/>
      </w:r>
      <w:r w:rsidR="00787B20">
        <w:rPr>
          <w:lang w:val="en-GB"/>
        </w:rPr>
        <w:t>3.3</w:t>
      </w:r>
      <w:r w:rsidR="003F42BA"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example, we will use the Velocity </w:t>
      </w:r>
      <w:proofErr w:type="spellStart"/>
      <w:r w:rsidR="006D7124" w:rsidRPr="00B4304A">
        <w:rPr>
          <w:lang w:val="en-GB"/>
        </w:rPr>
        <w:t>instantiator</w:t>
      </w:r>
      <w:proofErr w:type="spellEnd"/>
      <w:r w:rsidR="006D7124" w:rsidRPr="00B4304A">
        <w:rPr>
          <w:lang w:val="en-GB"/>
        </w:rPr>
        <w:t xml:space="preserve"> as it is one of the default </w:t>
      </w:r>
      <w:proofErr w:type="spellStart"/>
      <w:r w:rsidR="006D7124" w:rsidRPr="00B4304A">
        <w:rPr>
          <w:lang w:val="en-GB"/>
        </w:rPr>
        <w:t>instantiators</w:t>
      </w:r>
      <w:proofErr w:type="spellEnd"/>
      <w:r w:rsidR="006D7124" w:rsidRPr="00B4304A">
        <w:rPr>
          <w:lang w:val="en-GB"/>
        </w:rPr>
        <w:t xml:space="preserve"> of the basic </w:t>
      </w:r>
      <w:proofErr w:type="spellStart"/>
      <w:r w:rsidR="006D7124" w:rsidRPr="00B4304A">
        <w:rPr>
          <w:lang w:val="en-GB"/>
        </w:rPr>
        <w:t>EASy</w:t>
      </w:r>
      <w:proofErr w:type="spellEnd"/>
      <w:r w:rsidR="006D7124" w:rsidRPr="00B4304A">
        <w:rPr>
          <w:lang w:val="en-GB"/>
        </w:rPr>
        <w:t>-Producer installation.</w:t>
      </w:r>
    </w:p>
    <w:p w14:paraId="4F099572" w14:textId="3414348D" w:rsidR="006D7124" w:rsidRPr="00B4304A" w:rsidRDefault="006D7124" w:rsidP="00A35F2C">
      <w:pPr>
        <w:jc w:val="both"/>
        <w:rPr>
          <w:lang w:val="en-GB"/>
        </w:rPr>
      </w:pPr>
      <w:r w:rsidRPr="00B4304A">
        <w:rPr>
          <w:lang w:val="en-GB"/>
        </w:rPr>
        <w:t xml:space="preserve">All product line (and product) source code is located in the </w:t>
      </w:r>
      <w:proofErr w:type="spellStart"/>
      <w:r w:rsidRPr="00B4304A">
        <w:rPr>
          <w:b/>
          <w:lang w:val="en-GB"/>
        </w:rPr>
        <w:t>src</w:t>
      </w:r>
      <w:proofErr w:type="spellEnd"/>
      <w:r w:rsidRPr="00B4304A">
        <w:rPr>
          <w:lang w:val="en-GB"/>
        </w:rPr>
        <w:t xml:space="preserve"> folder of the product line project as shown in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198" w:author="Holger Eichelberger" w:date="2021-10-21T09:16:00Z">
        <w:r w:rsidR="00787B20" w:rsidRPr="00CF3FB4">
          <w:rPr>
            <w:lang w:val="en-US"/>
          </w:rPr>
          <w:t xml:space="preserve">Figure </w:t>
        </w:r>
        <w:r w:rsidR="00787B20">
          <w:rPr>
            <w:noProof/>
            <w:lang w:val="en-US"/>
          </w:rPr>
          <w:t>11</w:t>
        </w:r>
      </w:ins>
      <w:del w:id="199"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Velocity </w:t>
      </w:r>
      <w:proofErr w:type="spellStart"/>
      <w:r w:rsidRPr="00B4304A">
        <w:rPr>
          <w:lang w:val="en-GB"/>
        </w:rPr>
        <w:t>instantiator</w:t>
      </w:r>
      <w:proofErr w:type="spellEnd"/>
      <w:r w:rsidRPr="00B4304A">
        <w:rPr>
          <w:lang w:val="en-GB"/>
        </w:rPr>
        <w:t xml:space="preserve"> provides pre-processor functionality to Java and can be applied in terms of adding Velocity-specific statements to plain Java code. In lines 5 and 6 of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200" w:author="Holger Eichelberger" w:date="2021-10-21T09:16:00Z">
        <w:r w:rsidR="00787B20" w:rsidRPr="00CF3FB4">
          <w:rPr>
            <w:lang w:val="en-US"/>
          </w:rPr>
          <w:t xml:space="preserve">Figure </w:t>
        </w:r>
        <w:r w:rsidR="00787B20">
          <w:rPr>
            <w:noProof/>
            <w:lang w:val="en-US"/>
          </w:rPr>
          <w:t>11</w:t>
        </w:r>
      </w:ins>
      <w:del w:id="201"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deployment platform and the public switch will be defined accordingly to the values of </w:t>
      </w:r>
      <w:proofErr w:type="spellStart"/>
      <w:r w:rsidRPr="00B4304A">
        <w:rPr>
          <w:rFonts w:ascii="Courier New" w:hAnsi="Courier New" w:cs="Courier New"/>
          <w:lang w:val="en-GB"/>
        </w:rPr>
        <w:t>platTarget</w:t>
      </w:r>
      <w:proofErr w:type="spellEnd"/>
      <w:r w:rsidRPr="00B4304A">
        <w:rPr>
          <w:lang w:val="en-GB"/>
        </w:rPr>
        <w:t xml:space="preserve"> and the </w:t>
      </w:r>
      <w:proofErr w:type="spellStart"/>
      <w:r w:rsidRPr="00B4304A">
        <w:rPr>
          <w:rFonts w:ascii="Courier New" w:hAnsi="Courier New" w:cs="Courier New"/>
          <w:lang w:val="en-GB"/>
        </w:rPr>
        <w:t>isPublic</w:t>
      </w:r>
      <w:proofErr w:type="spellEnd"/>
      <w:r w:rsidRPr="00B4304A">
        <w:rPr>
          <w:lang w:val="en-GB"/>
        </w:rPr>
        <w:t xml:space="preserve"> variables (cf. the variability model in </w:t>
      </w:r>
      <w:r w:rsidR="003F42BA" w:rsidRPr="00B4304A">
        <w:rPr>
          <w:lang w:val="en-GB"/>
        </w:rPr>
        <w:fldChar w:fldCharType="begin"/>
      </w:r>
      <w:r w:rsidRPr="00B4304A">
        <w:rPr>
          <w:lang w:val="en-GB"/>
        </w:rPr>
        <w:instrText xml:space="preserve"> REF _Ref334513976 \h </w:instrText>
      </w:r>
      <w:r w:rsidR="003F42BA" w:rsidRPr="00B4304A">
        <w:rPr>
          <w:lang w:val="en-GB"/>
        </w:rPr>
      </w:r>
      <w:r w:rsidR="003F42BA" w:rsidRPr="00B4304A">
        <w:rPr>
          <w:lang w:val="en-GB"/>
        </w:rPr>
        <w:fldChar w:fldCharType="separate"/>
      </w:r>
      <w:ins w:id="202" w:author="Holger Eichelberger" w:date="2021-10-21T09:16:00Z">
        <w:r w:rsidR="00787B20" w:rsidRPr="00CF3FB4">
          <w:rPr>
            <w:lang w:val="en-US"/>
          </w:rPr>
          <w:t xml:space="preserve">Figure </w:t>
        </w:r>
        <w:r w:rsidR="00787B20">
          <w:rPr>
            <w:noProof/>
            <w:lang w:val="en-US"/>
          </w:rPr>
          <w:t>9</w:t>
        </w:r>
      </w:ins>
      <w:del w:id="203" w:author="Holger Eichelberger" w:date="2021-06-03T09:54:00Z">
        <w:r w:rsidR="00CC6546" w:rsidRPr="00CF3FB4" w:rsidDel="004A03A6">
          <w:rPr>
            <w:lang w:val="en-US"/>
          </w:rPr>
          <w:delText xml:space="preserve">Figure </w:delText>
        </w:r>
        <w:r w:rsidR="00CC6546" w:rsidDel="004A03A6">
          <w:rPr>
            <w:noProof/>
            <w:lang w:val="en-US"/>
          </w:rPr>
          <w:delText>9</w:delText>
        </w:r>
      </w:del>
      <w:r w:rsidR="003F42BA"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w:t>
      </w:r>
      <w:r w:rsidRPr="00B4304A">
        <w:rPr>
          <w:lang w:val="en-GB"/>
        </w:rPr>
        <w:lastRenderedPageBreak/>
        <w:t xml:space="preserve">notation. In order to guarantee that Velocity will find these variables, the </w:t>
      </w:r>
      <w:proofErr w:type="spellStart"/>
      <w:r w:rsidRPr="00B4304A">
        <w:rPr>
          <w:lang w:val="en-GB"/>
        </w:rPr>
        <w:t>instantiator</w:t>
      </w:r>
      <w:proofErr w:type="spellEnd"/>
      <w:r w:rsidRPr="00B4304A">
        <w:rPr>
          <w:lang w:val="en-GB"/>
        </w:rPr>
        <w:t xml:space="preserve"> requires a dollar-sign in front of the variable declarations in the code. </w:t>
      </w:r>
    </w:p>
    <w:p w14:paraId="3DB712E0" w14:textId="77777777" w:rsidR="00A35F2C" w:rsidRPr="00B4304A" w:rsidRDefault="00372BAB" w:rsidP="00A35F2C">
      <w:pPr>
        <w:spacing w:after="0"/>
        <w:jc w:val="both"/>
        <w:rPr>
          <w:lang w:val="en-GB"/>
        </w:rPr>
      </w:pPr>
      <w:r>
        <w:rPr>
          <w:lang w:val="en-GB"/>
        </w:rPr>
      </w:r>
      <w:r>
        <w:rPr>
          <w:lang w:val="en-GB"/>
        </w:rPr>
        <w:pict w14:anchorId="036C8E68">
          <v:shape id="_x0000_s1092" type="#_x0000_t202" style="width:454.6pt;height:179.1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2" inset="0,0,0,0">
              <w:txbxContent>
                <w:p w14:paraId="568D85C2" w14:textId="77777777" w:rsidR="00403E31" w:rsidRDefault="00403E31" w:rsidP="00A35F2C">
                  <w:pPr>
                    <w:keepNext/>
                    <w:spacing w:after="0"/>
                    <w:jc w:val="center"/>
                  </w:pPr>
                  <w:r>
                    <w:rPr>
                      <w:noProof/>
                      <w:lang w:val="en-US"/>
                    </w:rPr>
                    <w:drawing>
                      <wp:inline distT="0" distB="0" distL="0" distR="0" wp14:anchorId="53111B77" wp14:editId="52579273">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3"/>
                                <a:stretch>
                                  <a:fillRect/>
                                </a:stretch>
                              </pic:blipFill>
                              <pic:spPr>
                                <a:xfrm>
                                  <a:off x="0" y="0"/>
                                  <a:ext cx="4926256" cy="2048542"/>
                                </a:xfrm>
                                <a:prstGeom prst="rect">
                                  <a:avLst/>
                                </a:prstGeom>
                              </pic:spPr>
                            </pic:pic>
                          </a:graphicData>
                        </a:graphic>
                      </wp:inline>
                    </w:drawing>
                  </w:r>
                </w:p>
                <w:p w14:paraId="0E515A04" w14:textId="2FC3BAF0" w:rsidR="00403E31" w:rsidRPr="00CD2A7A" w:rsidRDefault="00403E31" w:rsidP="00CD2A7A">
                  <w:pPr>
                    <w:pStyle w:val="Caption"/>
                    <w:jc w:val="center"/>
                    <w:rPr>
                      <w:lang w:val="en-US"/>
                    </w:rPr>
                  </w:pPr>
                  <w:bookmarkStart w:id="204" w:name="_Ref334518775"/>
                  <w:bookmarkStart w:id="205" w:name="_Toc336621353"/>
                  <w:bookmarkStart w:id="206" w:name="_Toc336960417"/>
                  <w:r w:rsidRPr="00CF3FB4">
                    <w:rPr>
                      <w:lang w:val="en-US"/>
                    </w:rPr>
                    <w:t xml:space="preserve">Figure </w:t>
                  </w:r>
                  <w:r>
                    <w:fldChar w:fldCharType="begin"/>
                  </w:r>
                  <w:r w:rsidRPr="00CF3FB4">
                    <w:rPr>
                      <w:lang w:val="en-US"/>
                    </w:rPr>
                    <w:instrText xml:space="preserve"> SEQ Figure \* ARABIC </w:instrText>
                  </w:r>
                  <w:r>
                    <w:fldChar w:fldCharType="separate"/>
                  </w:r>
                  <w:r w:rsidR="00787B20">
                    <w:rPr>
                      <w:noProof/>
                      <w:lang w:val="en-US"/>
                    </w:rPr>
                    <w:t>11</w:t>
                  </w:r>
                  <w:r>
                    <w:fldChar w:fldCharType="end"/>
                  </w:r>
                  <w:bookmarkEnd w:id="204"/>
                  <w:r w:rsidRPr="00CF3FB4">
                    <w:rPr>
                      <w:lang w:val="en-US"/>
                    </w:rPr>
                    <w:t xml:space="preserve">: </w:t>
                  </w:r>
                  <w:r>
                    <w:rPr>
                      <w:lang w:val="en-US"/>
                    </w:rPr>
                    <w:t>Running Example – The Variability Implementation (snippet)</w:t>
                  </w:r>
                  <w:r w:rsidRPr="00CF3FB4">
                    <w:rPr>
                      <w:lang w:val="en-US"/>
                    </w:rPr>
                    <w:t>.</w:t>
                  </w:r>
                  <w:bookmarkEnd w:id="205"/>
                  <w:bookmarkEnd w:id="206"/>
                </w:p>
              </w:txbxContent>
            </v:textbox>
            <w10:anchorlock/>
          </v:shape>
        </w:pict>
      </w:r>
    </w:p>
    <w:p w14:paraId="335BFAC3" w14:textId="58FE22C7"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proofErr w:type="spellStart"/>
      <w:r w:rsidRPr="00B4304A">
        <w:rPr>
          <w:b/>
          <w:lang w:val="en-GB"/>
        </w:rPr>
        <w:t>EASy</w:t>
      </w:r>
      <w:proofErr w:type="spellEnd"/>
      <w:r w:rsidRPr="00B4304A">
        <w:rPr>
          <w:b/>
          <w:lang w:val="en-GB"/>
        </w:rPr>
        <w:t>-folder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3F42BA" w:rsidRPr="00B4304A">
        <w:rPr>
          <w:lang w:val="en-GB"/>
        </w:rPr>
        <w:fldChar w:fldCharType="begin"/>
      </w:r>
      <w:r w:rsidR="005415DE" w:rsidRPr="00B4304A">
        <w:rPr>
          <w:lang w:val="en-GB"/>
        </w:rPr>
        <w:instrText xml:space="preserve"> REF _Ref368580610 \h </w:instrText>
      </w:r>
      <w:r w:rsidR="003F42BA" w:rsidRPr="00B4304A">
        <w:rPr>
          <w:lang w:val="en-GB"/>
        </w:rPr>
      </w:r>
      <w:r w:rsidR="003F42BA" w:rsidRPr="00B4304A">
        <w:rPr>
          <w:lang w:val="en-GB"/>
        </w:rPr>
        <w:fldChar w:fldCharType="separate"/>
      </w:r>
      <w:ins w:id="207" w:author="Holger Eichelberger" w:date="2021-10-21T09:16:00Z">
        <w:r w:rsidR="00787B20" w:rsidRPr="00CF3FB4">
          <w:rPr>
            <w:lang w:val="en-US"/>
          </w:rPr>
          <w:t xml:space="preserve">Figure </w:t>
        </w:r>
        <w:r w:rsidR="00787B20">
          <w:rPr>
            <w:noProof/>
            <w:lang w:val="en-US"/>
          </w:rPr>
          <w:t>12</w:t>
        </w:r>
      </w:ins>
      <w:del w:id="208" w:author="Holger Eichelberger" w:date="2021-06-03T09:54:00Z">
        <w:r w:rsidR="00CC6546" w:rsidRPr="00CF3FB4" w:rsidDel="004A03A6">
          <w:rPr>
            <w:lang w:val="en-US"/>
          </w:rPr>
          <w:delText xml:space="preserve">Figure </w:delText>
        </w:r>
        <w:r w:rsidR="00CC6546" w:rsidDel="004A03A6">
          <w:rPr>
            <w:noProof/>
            <w:lang w:val="en-US"/>
          </w:rPr>
          <w:delText>12</w:delText>
        </w:r>
      </w:del>
      <w:r w:rsidR="003F42BA" w:rsidRPr="00B4304A">
        <w:rPr>
          <w:lang w:val="en-GB"/>
        </w:rPr>
        <w:fldChar w:fldCharType="end"/>
      </w:r>
      <w:r w:rsidR="005415DE" w:rsidRPr="00B4304A">
        <w:rPr>
          <w:lang w:val="en-GB"/>
        </w:rPr>
        <w:t xml:space="preserve"> shows the VIL build script of this example.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w:t>
      </w:r>
      <w:proofErr w:type="spellStart"/>
      <w:r w:rsidR="00CD6C54" w:rsidRPr="00B4304A">
        <w:rPr>
          <w:lang w:val="en-GB"/>
        </w:rPr>
        <w:t>instantiator</w:t>
      </w:r>
      <w:proofErr w:type="spellEnd"/>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14:paraId="6AAFC714" w14:textId="77777777" w:rsidR="00D86F0E" w:rsidRPr="00B4304A" w:rsidRDefault="00372BAB" w:rsidP="00A35F2C">
      <w:pPr>
        <w:jc w:val="both"/>
        <w:rPr>
          <w:lang w:val="en-GB"/>
        </w:rPr>
      </w:pPr>
      <w:r>
        <w:rPr>
          <w:lang w:val="en-GB"/>
        </w:rPr>
      </w:r>
      <w:r>
        <w:rPr>
          <w:lang w:val="en-GB"/>
        </w:rPr>
        <w:pict w14:anchorId="70895E86">
          <v:shape id="_x0000_s1091" type="#_x0000_t202" style="width:454.6pt;height:15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1" inset="0,0,0,0">
              <w:txbxContent>
                <w:p w14:paraId="5DA9EA98" w14:textId="77777777" w:rsidR="00403E31" w:rsidRDefault="00403E31" w:rsidP="00D86F0E">
                  <w:pPr>
                    <w:keepNext/>
                    <w:spacing w:after="0"/>
                    <w:jc w:val="center"/>
                  </w:pPr>
                  <w:r>
                    <w:rPr>
                      <w:noProof/>
                      <w:lang w:val="en-US"/>
                    </w:rPr>
                    <w:drawing>
                      <wp:inline distT="0" distB="0" distL="0" distR="0" wp14:anchorId="049A270A" wp14:editId="28D85545">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4"/>
                                <a:stretch>
                                  <a:fillRect/>
                                </a:stretch>
                              </pic:blipFill>
                              <pic:spPr>
                                <a:xfrm>
                                  <a:off x="0" y="0"/>
                                  <a:ext cx="4011168" cy="1853184"/>
                                </a:xfrm>
                                <a:prstGeom prst="rect">
                                  <a:avLst/>
                                </a:prstGeom>
                              </pic:spPr>
                            </pic:pic>
                          </a:graphicData>
                        </a:graphic>
                      </wp:inline>
                    </w:drawing>
                  </w:r>
                </w:p>
                <w:p w14:paraId="5A99B3D7" w14:textId="23C3CB79" w:rsidR="00403E31" w:rsidRPr="00CD2A7A" w:rsidRDefault="00403E31" w:rsidP="00D86F0E">
                  <w:pPr>
                    <w:pStyle w:val="Caption"/>
                    <w:jc w:val="center"/>
                    <w:rPr>
                      <w:lang w:val="en-US"/>
                    </w:rPr>
                  </w:pPr>
                  <w:bookmarkStart w:id="209" w:name="_Ref368580610"/>
                  <w:r w:rsidRPr="00CF3FB4">
                    <w:rPr>
                      <w:lang w:val="en-US"/>
                    </w:rPr>
                    <w:t xml:space="preserve">Figure </w:t>
                  </w:r>
                  <w:r>
                    <w:fldChar w:fldCharType="begin"/>
                  </w:r>
                  <w:r w:rsidRPr="00CF3FB4">
                    <w:rPr>
                      <w:lang w:val="en-US"/>
                    </w:rPr>
                    <w:instrText xml:space="preserve"> SEQ Figure \* ARABIC </w:instrText>
                  </w:r>
                  <w:r>
                    <w:fldChar w:fldCharType="separate"/>
                  </w:r>
                  <w:r w:rsidR="00787B20">
                    <w:rPr>
                      <w:noProof/>
                      <w:lang w:val="en-US"/>
                    </w:rPr>
                    <w:t>12</w:t>
                  </w:r>
                  <w:r>
                    <w:fldChar w:fldCharType="end"/>
                  </w:r>
                  <w:bookmarkEnd w:id="209"/>
                  <w:r w:rsidRPr="00CF3FB4">
                    <w:rPr>
                      <w:lang w:val="en-US"/>
                    </w:rPr>
                    <w:t xml:space="preserve">: </w:t>
                  </w:r>
                  <w:r>
                    <w:rPr>
                      <w:lang w:val="en-US"/>
                    </w:rPr>
                    <w:t>Running Example – The VIL Build Script</w:t>
                  </w:r>
                  <w:r w:rsidRPr="00CF3FB4">
                    <w:rPr>
                      <w:lang w:val="en-US"/>
                    </w:rPr>
                    <w:t>.</w:t>
                  </w:r>
                </w:p>
              </w:txbxContent>
            </v:textbox>
            <w10:anchorlock/>
          </v:shape>
        </w:pict>
      </w:r>
    </w:p>
    <w:p w14:paraId="74754BF7" w14:textId="77777777" w:rsidR="00E1757B" w:rsidRPr="00B4304A" w:rsidRDefault="00A35F2C" w:rsidP="00A35F2C">
      <w:pPr>
        <w:jc w:val="both"/>
        <w:rPr>
          <w:lang w:val="en-GB"/>
        </w:rPr>
      </w:pPr>
      <w:r w:rsidRPr="00B4304A">
        <w:rPr>
          <w:lang w:val="en-GB"/>
        </w:rPr>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14:paraId="52F02CAE" w14:textId="77777777" w:rsidR="00E1757B" w:rsidRPr="00B4304A" w:rsidRDefault="00E1757B" w:rsidP="00E1757B">
      <w:pPr>
        <w:pStyle w:val="Heading2"/>
        <w:rPr>
          <w:lang w:val="en-GB"/>
        </w:rPr>
      </w:pPr>
      <w:bookmarkStart w:id="210" w:name="_Ref338265627"/>
      <w:bookmarkStart w:id="211" w:name="_Toc425144879"/>
      <w:r w:rsidRPr="00B4304A">
        <w:rPr>
          <w:lang w:val="en-GB"/>
        </w:rPr>
        <w:t>Deriving a Domain-Specific Service Platform</w:t>
      </w:r>
      <w:bookmarkEnd w:id="210"/>
      <w:bookmarkEnd w:id="211"/>
    </w:p>
    <w:p w14:paraId="62EEE30E" w14:textId="2F690DBC" w:rsidR="00FC3AFE" w:rsidRPr="00B4304A" w:rsidRDefault="00FC3AFE" w:rsidP="00FC3AFE">
      <w:pPr>
        <w:jc w:val="both"/>
        <w:rPr>
          <w:lang w:val="en-GB"/>
        </w:rPr>
      </w:pPr>
      <w:r w:rsidRPr="00B4304A">
        <w:rPr>
          <w:lang w:val="en-GB"/>
        </w:rPr>
        <w:t xml:space="preserve">In this section, we will describe the process of deriving a new domain-specific platform from a software product line defined in </w:t>
      </w:r>
      <w:proofErr w:type="spellStart"/>
      <w:r w:rsidRPr="00B4304A">
        <w:rPr>
          <w:lang w:val="en-GB"/>
        </w:rPr>
        <w:t>EASy</w:t>
      </w:r>
      <w:proofErr w:type="spellEnd"/>
      <w:r w:rsidRPr="00B4304A">
        <w:rPr>
          <w:lang w:val="en-GB"/>
        </w:rPr>
        <w:t>-Producer. We will adopt the perspective of a</w:t>
      </w:r>
      <w:r w:rsidR="00F6285D" w:rsidRPr="00B4304A">
        <w:rPr>
          <w:lang w:val="en-GB"/>
        </w:rPr>
        <w:t>n</w:t>
      </w:r>
      <w:r w:rsidRPr="00B4304A">
        <w:rPr>
          <w:lang w:val="en-GB"/>
        </w:rPr>
        <w:t xml:space="preserve"> </w:t>
      </w:r>
      <w:r w:rsidR="00F6285D" w:rsidRPr="00B4304A">
        <w:rPr>
          <w:lang w:val="en-GB"/>
        </w:rPr>
        <w:t xml:space="preserve">application </w:t>
      </w:r>
      <w:r w:rsidR="00F6285D" w:rsidRPr="00B4304A">
        <w:rPr>
          <w:lang w:val="en-GB"/>
        </w:rPr>
        <w:lastRenderedPageBreak/>
        <w:t>engineer</w:t>
      </w:r>
      <w:r w:rsidRPr="00B4304A">
        <w:rPr>
          <w:lang w:val="en-GB"/>
        </w:rPr>
        <w:t xml:space="preserve"> and start with the derivation of a new product line member</w:t>
      </w:r>
      <w:r w:rsidRPr="00B4304A">
        <w:rPr>
          <w:rStyle w:val="FootnoteReference"/>
          <w:szCs w:val="20"/>
          <w:lang w:val="en-GB"/>
        </w:rPr>
        <w:footnoteReference w:id="11"/>
      </w:r>
      <w:r w:rsidRPr="00B4304A">
        <w:rPr>
          <w:lang w:val="en-GB"/>
        </w:rPr>
        <w:t xml:space="preserve"> (in this case, the product project), configure the product based on the variability model defined in Section </w:t>
      </w:r>
      <w:r w:rsidR="003F42BA" w:rsidRPr="00B4304A">
        <w:rPr>
          <w:lang w:val="en-GB"/>
        </w:rPr>
        <w:fldChar w:fldCharType="begin"/>
      </w:r>
      <w:r w:rsidR="00F6285D" w:rsidRPr="00B4304A">
        <w:rPr>
          <w:lang w:val="en-GB"/>
        </w:rPr>
        <w:instrText xml:space="preserve"> REF _Ref338318040 \r \h </w:instrText>
      </w:r>
      <w:r w:rsidR="003F42BA" w:rsidRPr="00B4304A">
        <w:rPr>
          <w:lang w:val="en-GB"/>
        </w:rPr>
      </w:r>
      <w:r w:rsidR="003F42BA" w:rsidRPr="00B4304A">
        <w:rPr>
          <w:lang w:val="en-GB"/>
        </w:rPr>
        <w:fldChar w:fldCharType="separate"/>
      </w:r>
      <w:r w:rsidR="00787B20">
        <w:rPr>
          <w:lang w:val="en-GB"/>
        </w:rPr>
        <w:t>4.2.1</w:t>
      </w:r>
      <w:r w:rsidR="003F42BA"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14:paraId="018973BF" w14:textId="6E80AF10"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 xml:space="preserve">Edit </w:t>
      </w:r>
      <w:proofErr w:type="spellStart"/>
      <w:r w:rsidRPr="00B4304A">
        <w:rPr>
          <w:i/>
          <w:lang w:val="en-GB"/>
        </w:rPr>
        <w:t>Productline</w:t>
      </w:r>
      <w:proofErr w:type="spellEnd"/>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tab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proofErr w:type="spellStart"/>
      <w:r w:rsidRPr="00B4304A">
        <w:rPr>
          <w:rFonts w:ascii="Courier New" w:hAnsi="Courier New" w:cs="Courier New"/>
          <w:lang w:val="en-GB"/>
        </w:rPr>
        <w:t>Audio_Sharing_App</w:t>
      </w:r>
      <w:proofErr w:type="spellEnd"/>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r w:rsidR="00091741">
        <w:fldChar w:fldCharType="begin"/>
      </w:r>
      <w:r w:rsidR="00091741" w:rsidRPr="00C3111B">
        <w:rPr>
          <w:lang w:val="en-US"/>
        </w:rPr>
        <w:instrText xml:space="preserve"> REF _Ref334523660 \h  \* MERGEFORMAT </w:instrText>
      </w:r>
      <w:r w:rsidR="00091741">
        <w:fldChar w:fldCharType="separate"/>
      </w:r>
      <w:ins w:id="212" w:author="Holger Eichelberger" w:date="2021-10-21T09:16:00Z">
        <w:r w:rsidR="00787B20" w:rsidRPr="00787B20">
          <w:rPr>
            <w:lang w:val="en-GB"/>
            <w:rPrChange w:id="213" w:author="Holger Eichelberger" w:date="2021-10-21T09:16:00Z">
              <w:rPr>
                <w:lang w:val="en-US"/>
              </w:rPr>
            </w:rPrChange>
          </w:rPr>
          <w:t xml:space="preserve">Figure </w:t>
        </w:r>
        <w:r w:rsidR="00787B20" w:rsidRPr="00787B20">
          <w:rPr>
            <w:lang w:val="en-GB"/>
            <w:rPrChange w:id="214" w:author="Holger Eichelberger" w:date="2021-10-21T09:16:00Z">
              <w:rPr>
                <w:noProof/>
                <w:lang w:val="en-US"/>
              </w:rPr>
            </w:rPrChange>
          </w:rPr>
          <w:t>13</w:t>
        </w:r>
      </w:ins>
      <w:del w:id="215" w:author="Holger Eichelberger" w:date="2021-06-03T09:54:00Z">
        <w:r w:rsidR="00CC6546" w:rsidRPr="00C3111B" w:rsidDel="004A03A6">
          <w:rPr>
            <w:lang w:val="en-GB"/>
          </w:rPr>
          <w:delText>Figure 13</w:delText>
        </w:r>
      </w:del>
      <w:r w:rsidR="00091741">
        <w:fldChar w:fldCharType="end"/>
      </w:r>
      <w:r w:rsidRPr="00B4304A">
        <w:rPr>
          <w:lang w:val="en-GB"/>
        </w:rPr>
        <w:t>.</w:t>
      </w:r>
    </w:p>
    <w:p w14:paraId="112A09D5" w14:textId="77777777" w:rsidR="00FC3AFE" w:rsidRPr="00B4304A" w:rsidRDefault="00372BAB" w:rsidP="00FC3AFE">
      <w:pPr>
        <w:spacing w:after="0"/>
        <w:jc w:val="both"/>
        <w:rPr>
          <w:lang w:val="en-GB"/>
        </w:rPr>
      </w:pPr>
      <w:r>
        <w:rPr>
          <w:lang w:val="en-GB"/>
        </w:rPr>
      </w:r>
      <w:r>
        <w:rPr>
          <w:lang w:val="en-GB"/>
        </w:rPr>
        <w:pict w14:anchorId="435570EC">
          <v:shape id="_x0000_s1090" type="#_x0000_t202" style="width:453.5pt;height:182.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0" inset="0,0,0,0">
              <w:txbxContent>
                <w:p w14:paraId="56A54E29" w14:textId="77777777" w:rsidR="00403E31" w:rsidRDefault="00403E31" w:rsidP="00FC3AFE">
                  <w:pPr>
                    <w:keepNext/>
                    <w:spacing w:after="0"/>
                    <w:jc w:val="center"/>
                  </w:pPr>
                  <w:r>
                    <w:rPr>
                      <w:noProof/>
                      <w:lang w:val="en-US"/>
                    </w:rPr>
                    <w:drawing>
                      <wp:inline distT="0" distB="0" distL="0" distR="0" wp14:anchorId="0E4BF91C" wp14:editId="13A04DC3">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25"/>
                                <a:stretch>
                                  <a:fillRect/>
                                </a:stretch>
                              </pic:blipFill>
                              <pic:spPr>
                                <a:xfrm>
                                  <a:off x="0" y="0"/>
                                  <a:ext cx="5090121" cy="2019540"/>
                                </a:xfrm>
                                <a:prstGeom prst="rect">
                                  <a:avLst/>
                                </a:prstGeom>
                              </pic:spPr>
                            </pic:pic>
                          </a:graphicData>
                        </a:graphic>
                      </wp:inline>
                    </w:drawing>
                  </w:r>
                </w:p>
                <w:p w14:paraId="1EB45051" w14:textId="6639FFF1" w:rsidR="00403E31" w:rsidRPr="00C51AD3" w:rsidRDefault="00403E31" w:rsidP="00FC3AFE">
                  <w:pPr>
                    <w:pStyle w:val="Caption"/>
                    <w:jc w:val="center"/>
                    <w:rPr>
                      <w:lang w:val="en-US"/>
                    </w:rPr>
                  </w:pPr>
                  <w:bookmarkStart w:id="216" w:name="_Ref334523660"/>
                  <w:bookmarkStart w:id="217" w:name="_Toc336621356"/>
                  <w:bookmarkStart w:id="218" w:name="_Toc336960420"/>
                  <w:r w:rsidRPr="00CF3FB4">
                    <w:rPr>
                      <w:lang w:val="en-US"/>
                    </w:rPr>
                    <w:t xml:space="preserve">Figure </w:t>
                  </w:r>
                  <w:r>
                    <w:fldChar w:fldCharType="begin"/>
                  </w:r>
                  <w:r w:rsidRPr="00CF3FB4">
                    <w:rPr>
                      <w:lang w:val="en-US"/>
                    </w:rPr>
                    <w:instrText xml:space="preserve"> SEQ Figure \* ARABIC </w:instrText>
                  </w:r>
                  <w:r>
                    <w:fldChar w:fldCharType="separate"/>
                  </w:r>
                  <w:r w:rsidR="00787B20">
                    <w:rPr>
                      <w:noProof/>
                      <w:lang w:val="en-US"/>
                    </w:rPr>
                    <w:t>13</w:t>
                  </w:r>
                  <w:r>
                    <w:fldChar w:fldCharType="end"/>
                  </w:r>
                  <w:bookmarkEnd w:id="216"/>
                  <w:r w:rsidRPr="00CF3FB4">
                    <w:rPr>
                      <w:lang w:val="en-US"/>
                    </w:rPr>
                    <w:t xml:space="preserve">: </w:t>
                  </w:r>
                  <w:r>
                    <w:rPr>
                      <w:lang w:val="en-US"/>
                    </w:rPr>
                    <w:t>Running Example – The Product Derivation</w:t>
                  </w:r>
                  <w:r w:rsidRPr="00CF3FB4">
                    <w:rPr>
                      <w:lang w:val="en-US"/>
                    </w:rPr>
                    <w:t>.</w:t>
                  </w:r>
                  <w:bookmarkEnd w:id="217"/>
                  <w:bookmarkEnd w:id="218"/>
                </w:p>
              </w:txbxContent>
            </v:textbox>
            <w10:anchorlock/>
          </v:shape>
        </w:pict>
      </w:r>
    </w:p>
    <w:p w14:paraId="14C7E0A3" w14:textId="77777777"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14:paraId="53018B4B" w14:textId="77777777" w:rsidR="00E1757B" w:rsidRPr="00B4304A" w:rsidRDefault="00E1757B" w:rsidP="00E1757B">
      <w:pPr>
        <w:pStyle w:val="Heading3"/>
        <w:rPr>
          <w:lang w:val="en-GB"/>
        </w:rPr>
      </w:pPr>
      <w:bookmarkStart w:id="219" w:name="_Ref338319042"/>
      <w:bookmarkStart w:id="220" w:name="_Toc425144880"/>
      <w:r w:rsidRPr="00B4304A">
        <w:rPr>
          <w:lang w:val="en-GB"/>
        </w:rPr>
        <w:t>Configuration of a Domain-Specific Service Platform</w:t>
      </w:r>
      <w:bookmarkEnd w:id="219"/>
      <w:bookmarkEnd w:id="220"/>
    </w:p>
    <w:p w14:paraId="7D4995AB" w14:textId="77777777" w:rsidR="002B4DD2" w:rsidRPr="00B4304A" w:rsidRDefault="002B4DD2" w:rsidP="004C1D19">
      <w:pPr>
        <w:jc w:val="both"/>
        <w:rPr>
          <w:lang w:val="en-GB"/>
        </w:rPr>
      </w:pPr>
      <w:r w:rsidRPr="00B4304A">
        <w:rPr>
          <w:lang w:val="en-GB"/>
        </w:rPr>
        <w:t xml:space="preserve">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product configuration provides the basis for the (automated) instantiation of the corresponding product artefacts. </w:t>
      </w:r>
    </w:p>
    <w:p w14:paraId="0AFFCC57" w14:textId="53B9B4E2" w:rsidR="002B4DD2" w:rsidRPr="00B4304A" w:rsidRDefault="002B4DD2" w:rsidP="004C1D19">
      <w:pPr>
        <w:jc w:val="both"/>
        <w:rPr>
          <w:lang w:val="en-GB"/>
        </w:rPr>
      </w:pPr>
      <w:proofErr w:type="spellStart"/>
      <w:r w:rsidRPr="00B4304A">
        <w:rPr>
          <w:lang w:val="en-GB"/>
        </w:rPr>
        <w:t>EASy</w:t>
      </w:r>
      <w:proofErr w:type="spellEnd"/>
      <w:r w:rsidRPr="00B4304A">
        <w:rPr>
          <w:lang w:val="en-GB"/>
        </w:rPr>
        <w:t xml:space="preserve">-Producer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w:t>
      </w:r>
      <w:r w:rsidRPr="00B4304A">
        <w:rPr>
          <w:lang w:val="en-GB"/>
        </w:rPr>
        <w:lastRenderedPageBreak/>
        <w:t xml:space="preserve">the possible values for each of these elements automatically (we will discuss the configuration editor in detail in Section </w:t>
      </w:r>
      <w:r w:rsidR="003F42BA" w:rsidRPr="00B4304A">
        <w:rPr>
          <w:lang w:val="en-GB"/>
        </w:rPr>
        <w:fldChar w:fldCharType="begin"/>
      </w:r>
      <w:r w:rsidR="001417BE" w:rsidRPr="00B4304A">
        <w:rPr>
          <w:lang w:val="en-GB"/>
        </w:rPr>
        <w:instrText xml:space="preserve"> REF _Ref368643128 \r \h </w:instrText>
      </w:r>
      <w:r w:rsidR="003F42BA" w:rsidRPr="00B4304A">
        <w:rPr>
          <w:lang w:val="en-GB"/>
        </w:rPr>
      </w:r>
      <w:r w:rsidR="003F42BA" w:rsidRPr="00B4304A">
        <w:rPr>
          <w:lang w:val="en-GB"/>
        </w:rPr>
        <w:fldChar w:fldCharType="separate"/>
      </w:r>
      <w:r w:rsidR="00787B20">
        <w:rPr>
          <w:lang w:val="en-GB"/>
        </w:rPr>
        <w:t>5.2.2</w:t>
      </w:r>
      <w:r w:rsidR="003F42BA" w:rsidRPr="00B4304A">
        <w:rPr>
          <w:lang w:val="en-GB"/>
        </w:rPr>
        <w:fldChar w:fldCharType="end"/>
      </w:r>
      <w:r w:rsidRPr="00B4304A">
        <w:rPr>
          <w:lang w:val="en-GB"/>
        </w:rPr>
        <w:t xml:space="preserve">). </w:t>
      </w:r>
      <w:r w:rsidR="00091741">
        <w:fldChar w:fldCharType="begin"/>
      </w:r>
      <w:r w:rsidR="00091741" w:rsidRPr="00C3111B">
        <w:rPr>
          <w:lang w:val="en-US"/>
        </w:rPr>
        <w:instrText xml:space="preserve"> REF _Ref334533132 \h  \* MERGEFORMAT </w:instrText>
      </w:r>
      <w:r w:rsidR="00091741">
        <w:fldChar w:fldCharType="separate"/>
      </w:r>
      <w:ins w:id="221" w:author="Holger Eichelberger" w:date="2021-10-21T09:16:00Z">
        <w:r w:rsidR="00787B20" w:rsidRPr="00787B20">
          <w:rPr>
            <w:lang w:val="en-GB"/>
            <w:rPrChange w:id="222" w:author="Holger Eichelberger" w:date="2021-10-21T09:16:00Z">
              <w:rPr>
                <w:lang w:val="en-US"/>
              </w:rPr>
            </w:rPrChange>
          </w:rPr>
          <w:t xml:space="preserve">Figure </w:t>
        </w:r>
        <w:r w:rsidR="00787B20" w:rsidRPr="00787B20">
          <w:rPr>
            <w:lang w:val="en-GB"/>
            <w:rPrChange w:id="223" w:author="Holger Eichelberger" w:date="2021-10-21T09:16:00Z">
              <w:rPr>
                <w:noProof/>
                <w:lang w:val="en-US"/>
              </w:rPr>
            </w:rPrChange>
          </w:rPr>
          <w:t>14</w:t>
        </w:r>
      </w:ins>
      <w:del w:id="224" w:author="Holger Eichelberger" w:date="2021-06-03T09:54:00Z">
        <w:r w:rsidR="00CC6546" w:rsidRPr="00C3111B" w:rsidDel="004A03A6">
          <w:rPr>
            <w:lang w:val="en-GB"/>
          </w:rPr>
          <w:delText>Figure 14</w:delText>
        </w:r>
      </w:del>
      <w:r w:rsidR="00091741">
        <w:fldChar w:fldCharType="end"/>
      </w:r>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14:paraId="124EEBF7" w14:textId="77777777" w:rsidR="002B4DD2" w:rsidRPr="00B4304A" w:rsidRDefault="00372BAB" w:rsidP="004C1D19">
      <w:pPr>
        <w:spacing w:after="0"/>
        <w:jc w:val="both"/>
        <w:rPr>
          <w:lang w:val="en-GB"/>
        </w:rPr>
      </w:pPr>
      <w:r>
        <w:rPr>
          <w:lang w:val="en-GB"/>
        </w:rPr>
      </w:r>
      <w:r>
        <w:rPr>
          <w:lang w:val="en-GB"/>
        </w:rPr>
        <w:pict w14:anchorId="2725521A">
          <v:shape id="_x0000_s1089"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9" inset="0,0,0,0">
              <w:txbxContent>
                <w:p w14:paraId="0E0378F0" w14:textId="77777777" w:rsidR="00403E31" w:rsidRPr="009E6D84" w:rsidRDefault="00403E31" w:rsidP="002B4DD2">
                  <w:pPr>
                    <w:keepNext/>
                    <w:spacing w:after="0"/>
                    <w:jc w:val="center"/>
                    <w:rPr>
                      <w:lang w:val="en-US"/>
                    </w:rPr>
                  </w:pPr>
                  <w:r>
                    <w:rPr>
                      <w:noProof/>
                      <w:lang w:val="en-US"/>
                    </w:rPr>
                    <w:drawing>
                      <wp:inline distT="0" distB="0" distL="0" distR="0" wp14:anchorId="07D3FA39" wp14:editId="6A332203">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26"/>
                                <a:stretch>
                                  <a:fillRect/>
                                </a:stretch>
                              </pic:blipFill>
                              <pic:spPr>
                                <a:xfrm>
                                  <a:off x="0" y="0"/>
                                  <a:ext cx="4433618" cy="2343762"/>
                                </a:xfrm>
                                <a:prstGeom prst="rect">
                                  <a:avLst/>
                                </a:prstGeom>
                              </pic:spPr>
                            </pic:pic>
                          </a:graphicData>
                        </a:graphic>
                      </wp:inline>
                    </w:drawing>
                  </w:r>
                </w:p>
                <w:p w14:paraId="3643474F" w14:textId="7745AFD4" w:rsidR="00403E31" w:rsidRPr="00C51AD3" w:rsidRDefault="00403E31" w:rsidP="002B4DD2">
                  <w:pPr>
                    <w:pStyle w:val="Caption"/>
                    <w:jc w:val="center"/>
                    <w:rPr>
                      <w:lang w:val="en-US"/>
                    </w:rPr>
                  </w:pPr>
                  <w:bookmarkStart w:id="225" w:name="_Ref334533132"/>
                  <w:bookmarkStart w:id="226" w:name="_Toc336621357"/>
                  <w:bookmarkStart w:id="227" w:name="_Toc336960421"/>
                  <w:r w:rsidRPr="00CF3FB4">
                    <w:rPr>
                      <w:lang w:val="en-US"/>
                    </w:rPr>
                    <w:t xml:space="preserve">Figure </w:t>
                  </w:r>
                  <w:r>
                    <w:fldChar w:fldCharType="begin"/>
                  </w:r>
                  <w:r w:rsidRPr="00CF3FB4">
                    <w:rPr>
                      <w:lang w:val="en-US"/>
                    </w:rPr>
                    <w:instrText xml:space="preserve"> SEQ Figure \* ARABIC </w:instrText>
                  </w:r>
                  <w:r>
                    <w:fldChar w:fldCharType="separate"/>
                  </w:r>
                  <w:r w:rsidR="00787B20">
                    <w:rPr>
                      <w:noProof/>
                      <w:lang w:val="en-US"/>
                    </w:rPr>
                    <w:t>14</w:t>
                  </w:r>
                  <w:r>
                    <w:fldChar w:fldCharType="end"/>
                  </w:r>
                  <w:bookmarkEnd w:id="225"/>
                  <w:r w:rsidRPr="00CF3FB4">
                    <w:rPr>
                      <w:lang w:val="en-US"/>
                    </w:rPr>
                    <w:t xml:space="preserve">: </w:t>
                  </w:r>
                  <w:r>
                    <w:rPr>
                      <w:lang w:val="en-US"/>
                    </w:rPr>
                    <w:t>Running Example – The IVML Configuration Editor</w:t>
                  </w:r>
                  <w:r w:rsidRPr="00CF3FB4">
                    <w:rPr>
                      <w:lang w:val="en-US"/>
                    </w:rPr>
                    <w:t>.</w:t>
                  </w:r>
                  <w:bookmarkEnd w:id="226"/>
                  <w:bookmarkEnd w:id="227"/>
                </w:p>
              </w:txbxContent>
            </v:textbox>
            <w10:anchorlock/>
          </v:shape>
        </w:pict>
      </w:r>
    </w:p>
    <w:p w14:paraId="78BF2BB5" w14:textId="77777777" w:rsidR="002B4DD2" w:rsidRPr="00B4304A" w:rsidRDefault="002B4DD2" w:rsidP="004C1D19">
      <w:pPr>
        <w:jc w:val="both"/>
        <w:rPr>
          <w:lang w:val="en-GB"/>
        </w:rPr>
      </w:pPr>
      <w:r w:rsidRPr="00B4304A">
        <w:rPr>
          <w:lang w:val="en-GB"/>
        </w:rPr>
        <w:t xml:space="preserve">The next step is to check whether the configuration is valid. 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 xml:space="preserve">. This executes the built-in IVML reasoning. If the product is valid, it is ready for instantiation. If it is not valid, the configuration must be revised in order to guarantee that the resulting product will work appropriately. In case of an invalid configuration, </w:t>
      </w:r>
      <w:proofErr w:type="spellStart"/>
      <w:r w:rsidRPr="00B4304A">
        <w:rPr>
          <w:lang w:val="en-GB"/>
        </w:rPr>
        <w:t>EASy</w:t>
      </w:r>
      <w:proofErr w:type="spellEnd"/>
      <w:r w:rsidRPr="00B4304A">
        <w:rPr>
          <w:lang w:val="en-GB"/>
        </w:rPr>
        <w:t>-Producer will issue a description of the configuration problem and propose a possible error location in the current configuration.</w:t>
      </w:r>
    </w:p>
    <w:p w14:paraId="58FCBBCF" w14:textId="77777777" w:rsidR="00E1757B" w:rsidRPr="00B4304A" w:rsidRDefault="002B4DD2" w:rsidP="004C1D19">
      <w:pPr>
        <w:jc w:val="both"/>
        <w:rPr>
          <w:lang w:val="en-GB"/>
        </w:rPr>
      </w:pPr>
      <w:r w:rsidRPr="00B4304A">
        <w:rPr>
          <w:lang w:val="en-GB"/>
        </w:rPr>
        <w:t>Finally, the product is configured and ready for instantiation.</w:t>
      </w:r>
    </w:p>
    <w:p w14:paraId="72BDD42E" w14:textId="77777777" w:rsidR="00E1757B" w:rsidRPr="00B4304A" w:rsidRDefault="00E1757B" w:rsidP="00E1757B">
      <w:pPr>
        <w:pStyle w:val="Heading3"/>
        <w:rPr>
          <w:lang w:val="en-GB"/>
        </w:rPr>
      </w:pPr>
      <w:bookmarkStart w:id="228" w:name="_Toc425144881"/>
      <w:r w:rsidRPr="00B4304A">
        <w:rPr>
          <w:lang w:val="en-GB"/>
        </w:rPr>
        <w:t>Instantiation of a Domain-Specific Service Platform</w:t>
      </w:r>
      <w:bookmarkEnd w:id="228"/>
    </w:p>
    <w:p w14:paraId="7781DCB2" w14:textId="77777777"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14:paraId="4BFC9FC2" w14:textId="759C4EC4" w:rsidR="00235627" w:rsidRPr="00B4304A" w:rsidRDefault="00336A5D" w:rsidP="00E259F8">
      <w:pPr>
        <w:jc w:val="both"/>
        <w:rPr>
          <w:lang w:val="en-GB"/>
        </w:rPr>
      </w:pPr>
      <w:proofErr w:type="spellStart"/>
      <w:r w:rsidRPr="00B4304A">
        <w:rPr>
          <w:lang w:val="en-GB"/>
        </w:rPr>
        <w:t>EASy</w:t>
      </w:r>
      <w:proofErr w:type="spellEnd"/>
      <w:r w:rsidRPr="00B4304A">
        <w:rPr>
          <w:lang w:val="en-GB"/>
        </w:rPr>
        <w:t xml:space="preserve">-Producer provides a fully automated instantiation process, which is based on the variability model,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3F42BA" w:rsidRPr="00B4304A">
        <w:rPr>
          <w:lang w:val="en-GB"/>
        </w:rPr>
        <w:fldChar w:fldCharType="begin"/>
      </w:r>
      <w:r w:rsidR="005F6E40" w:rsidRPr="00B4304A">
        <w:rPr>
          <w:lang w:val="en-GB"/>
        </w:rPr>
        <w:instrText xml:space="preserve"> REF _Ref338321807 \r \h </w:instrText>
      </w:r>
      <w:r w:rsidR="003F42BA" w:rsidRPr="00B4304A">
        <w:rPr>
          <w:lang w:val="en-GB"/>
        </w:rPr>
      </w:r>
      <w:r w:rsidR="003F42BA" w:rsidRPr="00B4304A">
        <w:rPr>
          <w:lang w:val="en-GB"/>
        </w:rPr>
        <w:fldChar w:fldCharType="separate"/>
      </w:r>
      <w:r w:rsidR="00787B20">
        <w:rPr>
          <w:lang w:val="en-GB"/>
        </w:rPr>
        <w:t>4.2.2</w:t>
      </w:r>
      <w:r w:rsidR="003F42BA" w:rsidRPr="00B4304A">
        <w:rPr>
          <w:lang w:val="en-GB"/>
        </w:rPr>
        <w:fldChar w:fldCharType="end"/>
      </w:r>
      <w:r w:rsidRPr="00B4304A">
        <w:rPr>
          <w:lang w:val="en-GB"/>
        </w:rPr>
        <w:t xml:space="preserve">) and the product configuration (cf. Section </w:t>
      </w:r>
      <w:r w:rsidR="003F42BA" w:rsidRPr="00B4304A">
        <w:rPr>
          <w:lang w:val="en-GB"/>
        </w:rPr>
        <w:fldChar w:fldCharType="begin"/>
      </w:r>
      <w:r w:rsidR="005F6E40" w:rsidRPr="00B4304A">
        <w:rPr>
          <w:lang w:val="en-GB"/>
        </w:rPr>
        <w:instrText xml:space="preserve"> REF _Ref338319042 \r \h </w:instrText>
      </w:r>
      <w:r w:rsidR="003F42BA" w:rsidRPr="00B4304A">
        <w:rPr>
          <w:lang w:val="en-GB"/>
        </w:rPr>
      </w:r>
      <w:r w:rsidR="003F42BA" w:rsidRPr="00B4304A">
        <w:rPr>
          <w:lang w:val="en-GB"/>
        </w:rPr>
        <w:fldChar w:fldCharType="separate"/>
      </w:r>
      <w:r w:rsidR="00787B20">
        <w:rPr>
          <w:lang w:val="en-GB"/>
        </w:rPr>
        <w:t>4.3.1</w:t>
      </w:r>
      <w:r w:rsidR="003F42BA" w:rsidRPr="00B4304A">
        <w:rPr>
          <w:lang w:val="en-GB"/>
        </w:rPr>
        <w:fldChar w:fldCharType="end"/>
      </w:r>
      <w:r w:rsidRPr="00B4304A">
        <w:rPr>
          <w:lang w:val="en-GB"/>
        </w:rPr>
        <w:t xml:space="preserve">). This relies in turn on the configuration space definition (cf. Section </w:t>
      </w:r>
      <w:r w:rsidR="003F42BA" w:rsidRPr="00B4304A">
        <w:rPr>
          <w:lang w:val="en-GB"/>
        </w:rPr>
        <w:fldChar w:fldCharType="begin"/>
      </w:r>
      <w:r w:rsidR="005F6E40" w:rsidRPr="00B4304A">
        <w:rPr>
          <w:lang w:val="en-GB"/>
        </w:rPr>
        <w:instrText xml:space="preserve"> REF _Ref338318040 \r \h </w:instrText>
      </w:r>
      <w:r w:rsidR="003F42BA" w:rsidRPr="00B4304A">
        <w:rPr>
          <w:lang w:val="en-GB"/>
        </w:rPr>
      </w:r>
      <w:r w:rsidR="003F42BA" w:rsidRPr="00B4304A">
        <w:rPr>
          <w:lang w:val="en-GB"/>
        </w:rPr>
        <w:fldChar w:fldCharType="separate"/>
      </w:r>
      <w:r w:rsidR="00787B20">
        <w:rPr>
          <w:lang w:val="en-GB"/>
        </w:rPr>
        <w:t>4.2.1</w:t>
      </w:r>
      <w:r w:rsidR="003F42BA"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IVML Configuration Editor</w:t>
      </w:r>
      <w:r w:rsidR="004F30D5" w:rsidRPr="00B4304A">
        <w:rPr>
          <w:lang w:val="en-GB"/>
        </w:rPr>
        <w:t>. This will yield the instantiated artefacts from the product line project and inserts them into the product project while resolving the variabilities.</w:t>
      </w:r>
    </w:p>
    <w:p w14:paraId="3589C280" w14:textId="77777777" w:rsidR="00235627" w:rsidRPr="00B4304A" w:rsidRDefault="00235627" w:rsidP="00E259F8">
      <w:pPr>
        <w:jc w:val="both"/>
        <w:rPr>
          <w:lang w:val="en-GB"/>
        </w:rPr>
      </w:pPr>
    </w:p>
    <w:p w14:paraId="00F766FF" w14:textId="77777777"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14:paraId="2E36E47C" w14:textId="77777777" w:rsidR="004B688F" w:rsidRPr="00B4304A" w:rsidRDefault="004B688F" w:rsidP="005760D9">
      <w:pPr>
        <w:pStyle w:val="Heading1"/>
        <w:jc w:val="both"/>
        <w:rPr>
          <w:lang w:val="en-GB"/>
        </w:rPr>
      </w:pPr>
      <w:bookmarkStart w:id="229" w:name="_Ref338255411"/>
      <w:bookmarkStart w:id="230" w:name="_Toc425144882"/>
      <w:proofErr w:type="spellStart"/>
      <w:r w:rsidRPr="00B4304A">
        <w:rPr>
          <w:lang w:val="en-GB"/>
        </w:rPr>
        <w:lastRenderedPageBreak/>
        <w:t>EASy</w:t>
      </w:r>
      <w:proofErr w:type="spellEnd"/>
      <w:r w:rsidRPr="00B4304A">
        <w:rPr>
          <w:lang w:val="en-GB"/>
        </w:rPr>
        <w:t>-Producer in Detail</w:t>
      </w:r>
      <w:bookmarkEnd w:id="229"/>
      <w:bookmarkEnd w:id="230"/>
    </w:p>
    <w:p w14:paraId="0AE82418" w14:textId="1EE2EA00" w:rsidR="004B688F" w:rsidRPr="00B4304A" w:rsidRDefault="00D650C7" w:rsidP="005760D9">
      <w:pPr>
        <w:jc w:val="both"/>
        <w:rPr>
          <w:lang w:val="en-GB"/>
        </w:rPr>
      </w:pPr>
      <w:r w:rsidRPr="00B4304A">
        <w:rPr>
          <w:lang w:val="en-GB"/>
        </w:rPr>
        <w:t xml:space="preserve">In this section, we will describe </w:t>
      </w:r>
      <w:proofErr w:type="spellStart"/>
      <w:r w:rsidRPr="00B4304A">
        <w:rPr>
          <w:lang w:val="en-GB"/>
        </w:rPr>
        <w:t>EASy</w:t>
      </w:r>
      <w:proofErr w:type="spellEnd"/>
      <w:r w:rsidRPr="00B4304A">
        <w:rPr>
          <w:lang w:val="en-GB"/>
        </w:rPr>
        <w:t xml:space="preserve">-Producer in detail. This includes the description of the product line project structure in Section </w:t>
      </w:r>
      <w:r w:rsidR="00091741">
        <w:fldChar w:fldCharType="begin"/>
      </w:r>
      <w:r w:rsidR="00091741" w:rsidRPr="00C3111B">
        <w:rPr>
          <w:lang w:val="en-US"/>
        </w:rPr>
        <w:instrText xml:space="preserve"> REF _Ref368582383 \r \h  \* MERGEFORMAT </w:instrText>
      </w:r>
      <w:r w:rsidR="00091741">
        <w:fldChar w:fldCharType="separate"/>
      </w:r>
      <w:ins w:id="231" w:author="Holger Eichelberger" w:date="2021-10-21T09:16:00Z">
        <w:r w:rsidR="00787B20" w:rsidRPr="00787B20">
          <w:rPr>
            <w:lang w:val="en-GB"/>
            <w:rPrChange w:id="232" w:author="Holger Eichelberger" w:date="2021-10-21T09:16:00Z">
              <w:rPr>
                <w:lang w:val="en-US"/>
              </w:rPr>
            </w:rPrChange>
          </w:rPr>
          <w:t>5.1</w:t>
        </w:r>
      </w:ins>
      <w:del w:id="233" w:author="Holger Eichelberger" w:date="2021-06-03T09:54:00Z">
        <w:r w:rsidR="00CC6546" w:rsidRPr="00C3111B" w:rsidDel="004A03A6">
          <w:rPr>
            <w:lang w:val="en-GB"/>
          </w:rPr>
          <w:delText>5.1</w:delText>
        </w:r>
      </w:del>
      <w:r w:rsidR="00091741">
        <w:fldChar w:fldCharType="end"/>
      </w:r>
      <w:r w:rsidRPr="00B4304A">
        <w:rPr>
          <w:lang w:val="en-GB"/>
        </w:rPr>
        <w:t xml:space="preserve"> as well as t</w:t>
      </w:r>
      <w:r w:rsidR="00105C26" w:rsidRPr="00B4304A">
        <w:rPr>
          <w:lang w:val="en-GB"/>
        </w:rPr>
        <w:t>he different editors in Section</w:t>
      </w:r>
      <w:r w:rsidRPr="00B4304A">
        <w:rPr>
          <w:lang w:val="en-GB"/>
        </w:rPr>
        <w:t xml:space="preserve"> </w:t>
      </w:r>
      <w:r w:rsidR="00091741">
        <w:fldChar w:fldCharType="begin"/>
      </w:r>
      <w:r w:rsidR="00091741" w:rsidRPr="00C3111B">
        <w:rPr>
          <w:lang w:val="en-US"/>
        </w:rPr>
        <w:instrText xml:space="preserve"> REF _Ref368582397 \r \h  \* MERGEFORMAT </w:instrText>
      </w:r>
      <w:r w:rsidR="00091741">
        <w:fldChar w:fldCharType="separate"/>
      </w:r>
      <w:ins w:id="234" w:author="Holger Eichelberger" w:date="2021-10-21T09:16:00Z">
        <w:r w:rsidR="00787B20" w:rsidRPr="00787B20">
          <w:rPr>
            <w:lang w:val="en-GB"/>
            <w:rPrChange w:id="235" w:author="Holger Eichelberger" w:date="2021-10-21T09:16:00Z">
              <w:rPr>
                <w:lang w:val="en-US"/>
              </w:rPr>
            </w:rPrChange>
          </w:rPr>
          <w:t>5.2</w:t>
        </w:r>
      </w:ins>
      <w:del w:id="236" w:author="Holger Eichelberger" w:date="2021-06-03T09:54:00Z">
        <w:r w:rsidR="00CC6546" w:rsidRPr="00C3111B" w:rsidDel="004A03A6">
          <w:rPr>
            <w:lang w:val="en-GB"/>
          </w:rPr>
          <w:delText>5.2</w:delText>
        </w:r>
      </w:del>
      <w:r w:rsidR="00091741">
        <w:fldChar w:fldCharType="end"/>
      </w:r>
      <w:r w:rsidRPr="00B4304A">
        <w:rPr>
          <w:lang w:val="en-GB"/>
        </w:rPr>
        <w:t>.</w:t>
      </w:r>
    </w:p>
    <w:p w14:paraId="06BD70CC" w14:textId="77777777" w:rsidR="004B688F" w:rsidRPr="00B4304A" w:rsidRDefault="004B688F" w:rsidP="005760D9">
      <w:pPr>
        <w:pStyle w:val="Heading2"/>
        <w:jc w:val="both"/>
        <w:rPr>
          <w:lang w:val="en-GB"/>
        </w:rPr>
      </w:pPr>
      <w:bookmarkStart w:id="237" w:name="_Ref368582383"/>
      <w:bookmarkStart w:id="238" w:name="_Toc425144883"/>
      <w:r w:rsidRPr="00B4304A">
        <w:rPr>
          <w:lang w:val="en-GB"/>
        </w:rPr>
        <w:t>The Product Line Project Structure</w:t>
      </w:r>
      <w:bookmarkEnd w:id="237"/>
      <w:bookmarkEnd w:id="238"/>
    </w:p>
    <w:p w14:paraId="2C9CE331" w14:textId="77777777" w:rsidR="00F81992" w:rsidRPr="00B4304A" w:rsidRDefault="0022642B" w:rsidP="005760D9">
      <w:pPr>
        <w:jc w:val="both"/>
        <w:rPr>
          <w:lang w:val="en-GB"/>
        </w:rPr>
      </w:pPr>
      <w:r w:rsidRPr="00B4304A">
        <w:rPr>
          <w:lang w:val="en-GB"/>
        </w:rPr>
        <w:t xml:space="preserve">In this section, we will discuss the product line project structure of </w:t>
      </w:r>
      <w:proofErr w:type="spellStart"/>
      <w:r w:rsidRPr="00B4304A">
        <w:rPr>
          <w:lang w:val="en-GB"/>
        </w:rPr>
        <w:t>EASy</w:t>
      </w:r>
      <w:proofErr w:type="spellEnd"/>
      <w:r w:rsidRPr="00B4304A">
        <w:rPr>
          <w:lang w:val="en-GB"/>
        </w:rPr>
        <w:t xml:space="preserve">-Producer. The basic structure of each product line project equals the general structure of Java-project in Eclipse. The only difference is in the </w:t>
      </w:r>
      <w:proofErr w:type="spellStart"/>
      <w:r w:rsidRPr="00B4304A">
        <w:rPr>
          <w:lang w:val="en-GB"/>
        </w:rPr>
        <w:t>EASy</w:t>
      </w:r>
      <w:proofErr w:type="spellEnd"/>
      <w:r w:rsidRPr="00B4304A">
        <w:rPr>
          <w:lang w:val="en-GB"/>
        </w:rPr>
        <w:t xml:space="preserve">-folder of the product line project. This folder contains all </w:t>
      </w:r>
      <w:proofErr w:type="spellStart"/>
      <w:r w:rsidRPr="00B4304A">
        <w:rPr>
          <w:lang w:val="en-GB"/>
        </w:rPr>
        <w:t>EASy</w:t>
      </w:r>
      <w:proofErr w:type="spellEnd"/>
      <w:r w:rsidRPr="00B4304A">
        <w:rPr>
          <w:lang w:val="en-GB"/>
        </w:rPr>
        <w:t>-Producer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206"/>
      </w:tblGrid>
      <w:tr w:rsidR="00EF58F3" w:rsidRPr="00B4304A" w14:paraId="65C99F11" w14:textId="77777777" w:rsidTr="00EF58F3">
        <w:tc>
          <w:tcPr>
            <w:tcW w:w="1134" w:type="dxa"/>
          </w:tcPr>
          <w:p w14:paraId="19C49CEB" w14:textId="77777777" w:rsidR="00EF58F3" w:rsidRPr="00B4304A" w:rsidRDefault="00EF58F3" w:rsidP="005760D9">
            <w:pPr>
              <w:jc w:val="both"/>
              <w:rPr>
                <w:b/>
                <w:lang w:val="en-GB" w:eastAsia="de-DE"/>
              </w:rPr>
            </w:pPr>
            <w:r w:rsidRPr="00B4304A">
              <w:rPr>
                <w:b/>
                <w:lang w:val="en-GB" w:eastAsia="de-DE"/>
              </w:rPr>
              <w:t>File Icon</w:t>
            </w:r>
          </w:p>
        </w:tc>
        <w:tc>
          <w:tcPr>
            <w:tcW w:w="8206" w:type="dxa"/>
          </w:tcPr>
          <w:p w14:paraId="26C4917E" w14:textId="77777777" w:rsidR="00EF58F3" w:rsidRPr="00B4304A" w:rsidRDefault="00EF58F3" w:rsidP="005760D9">
            <w:pPr>
              <w:jc w:val="both"/>
              <w:rPr>
                <w:b/>
                <w:lang w:val="en-GB"/>
              </w:rPr>
            </w:pPr>
            <w:r w:rsidRPr="00B4304A">
              <w:rPr>
                <w:b/>
                <w:lang w:val="en-GB"/>
              </w:rPr>
              <w:t>Description</w:t>
            </w:r>
          </w:p>
          <w:p w14:paraId="5E0E4DC0" w14:textId="77777777" w:rsidR="00EF58F3" w:rsidRPr="00B4304A" w:rsidRDefault="00EF58F3" w:rsidP="005760D9">
            <w:pPr>
              <w:jc w:val="both"/>
              <w:rPr>
                <w:b/>
                <w:lang w:val="en-GB"/>
              </w:rPr>
            </w:pPr>
          </w:p>
        </w:tc>
      </w:tr>
      <w:tr w:rsidR="0022642B" w:rsidRPr="00556D78" w14:paraId="295EC4D2" w14:textId="77777777" w:rsidTr="00EF58F3">
        <w:tc>
          <w:tcPr>
            <w:tcW w:w="1134" w:type="dxa"/>
          </w:tcPr>
          <w:p w14:paraId="02E84F4F" w14:textId="77777777" w:rsidR="0022642B" w:rsidRPr="00B4304A" w:rsidRDefault="002B5EA5" w:rsidP="005760D9">
            <w:pPr>
              <w:jc w:val="both"/>
              <w:rPr>
                <w:lang w:val="en-GB"/>
              </w:rPr>
            </w:pPr>
            <w:r w:rsidRPr="00B4304A">
              <w:rPr>
                <w:noProof/>
                <w:lang w:val="en-US"/>
              </w:rPr>
              <w:drawing>
                <wp:inline distT="0" distB="0" distL="0" distR="0" wp14:anchorId="5DCB6518" wp14:editId="5EF225A7">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27" cstate="print"/>
                          <a:stretch>
                            <a:fillRect/>
                          </a:stretch>
                        </pic:blipFill>
                        <pic:spPr>
                          <a:xfrm>
                            <a:off x="0" y="0"/>
                            <a:ext cx="152400" cy="152400"/>
                          </a:xfrm>
                          <a:prstGeom prst="rect">
                            <a:avLst/>
                          </a:prstGeom>
                        </pic:spPr>
                      </pic:pic>
                    </a:graphicData>
                  </a:graphic>
                </wp:inline>
              </w:drawing>
            </w:r>
          </w:p>
        </w:tc>
        <w:tc>
          <w:tcPr>
            <w:tcW w:w="8206" w:type="dxa"/>
          </w:tcPr>
          <w:p w14:paraId="25372E0B" w14:textId="77777777"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14:paraId="50EE1325"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5861574B" w14:textId="77777777" w:rsidR="002B5EA5" w:rsidRPr="00B4304A" w:rsidRDefault="002B5EA5" w:rsidP="005760D9">
            <w:pPr>
              <w:jc w:val="both"/>
              <w:rPr>
                <w:lang w:val="en-GB"/>
              </w:rPr>
            </w:pPr>
          </w:p>
        </w:tc>
      </w:tr>
      <w:tr w:rsidR="0022642B" w:rsidRPr="00556D78" w14:paraId="09A051FC" w14:textId="77777777" w:rsidTr="00EF58F3">
        <w:tc>
          <w:tcPr>
            <w:tcW w:w="1134" w:type="dxa"/>
          </w:tcPr>
          <w:p w14:paraId="33B16755" w14:textId="77777777" w:rsidR="0022642B" w:rsidRPr="00B4304A" w:rsidRDefault="008408BA" w:rsidP="005760D9">
            <w:pPr>
              <w:jc w:val="both"/>
              <w:rPr>
                <w:lang w:val="en-GB"/>
              </w:rPr>
            </w:pPr>
            <w:r w:rsidRPr="00B4304A">
              <w:rPr>
                <w:noProof/>
                <w:lang w:val="en-US"/>
              </w:rPr>
              <w:drawing>
                <wp:inline distT="0" distB="0" distL="0" distR="0" wp14:anchorId="0A9B7301" wp14:editId="0897A018">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28" cstate="print"/>
                          <a:stretch>
                            <a:fillRect/>
                          </a:stretch>
                        </pic:blipFill>
                        <pic:spPr>
                          <a:xfrm>
                            <a:off x="0" y="0"/>
                            <a:ext cx="152400" cy="152400"/>
                          </a:xfrm>
                          <a:prstGeom prst="rect">
                            <a:avLst/>
                          </a:prstGeom>
                        </pic:spPr>
                      </pic:pic>
                    </a:graphicData>
                  </a:graphic>
                </wp:inline>
              </w:drawing>
            </w:r>
          </w:p>
        </w:tc>
        <w:tc>
          <w:tcPr>
            <w:tcW w:w="8206" w:type="dxa"/>
          </w:tcPr>
          <w:p w14:paraId="37D606D0" w14:textId="77777777"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14:paraId="28D038B9" w14:textId="77777777"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571CDEE8" w14:textId="77777777" w:rsidR="002B5EA5" w:rsidRPr="00B4304A" w:rsidRDefault="002B5EA5" w:rsidP="005760D9">
            <w:pPr>
              <w:jc w:val="both"/>
              <w:rPr>
                <w:lang w:val="en-GB"/>
              </w:rPr>
            </w:pPr>
          </w:p>
        </w:tc>
      </w:tr>
      <w:tr w:rsidR="0022642B" w:rsidRPr="00556D78" w14:paraId="76BA2364" w14:textId="77777777" w:rsidTr="00EF58F3">
        <w:tc>
          <w:tcPr>
            <w:tcW w:w="1134" w:type="dxa"/>
          </w:tcPr>
          <w:p w14:paraId="6675F302" w14:textId="77777777" w:rsidR="0022642B" w:rsidRPr="00B4304A" w:rsidRDefault="002B5EA5" w:rsidP="005760D9">
            <w:pPr>
              <w:jc w:val="both"/>
              <w:rPr>
                <w:lang w:val="en-GB"/>
              </w:rPr>
            </w:pPr>
            <w:r w:rsidRPr="00B4304A">
              <w:rPr>
                <w:noProof/>
                <w:lang w:val="en-US"/>
              </w:rPr>
              <w:drawing>
                <wp:inline distT="0" distB="0" distL="0" distR="0" wp14:anchorId="3BE56B12" wp14:editId="6B496DC6">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29" cstate="print"/>
                          <a:stretch>
                            <a:fillRect/>
                          </a:stretch>
                        </pic:blipFill>
                        <pic:spPr>
                          <a:xfrm>
                            <a:off x="0" y="0"/>
                            <a:ext cx="152400" cy="152400"/>
                          </a:xfrm>
                          <a:prstGeom prst="rect">
                            <a:avLst/>
                          </a:prstGeom>
                        </pic:spPr>
                      </pic:pic>
                    </a:graphicData>
                  </a:graphic>
                </wp:inline>
              </w:drawing>
            </w:r>
          </w:p>
        </w:tc>
        <w:tc>
          <w:tcPr>
            <w:tcW w:w="8206" w:type="dxa"/>
          </w:tcPr>
          <w:p w14:paraId="55F871FC" w14:textId="77777777"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14:paraId="3739BDB8"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3D300845" w14:textId="77777777" w:rsidR="002B5EA5" w:rsidRPr="00B4304A" w:rsidRDefault="002B5EA5" w:rsidP="005760D9">
            <w:pPr>
              <w:jc w:val="both"/>
              <w:rPr>
                <w:lang w:val="en-GB"/>
              </w:rPr>
            </w:pPr>
          </w:p>
        </w:tc>
      </w:tr>
      <w:tr w:rsidR="0022642B" w:rsidRPr="00556D78" w14:paraId="66249B17" w14:textId="77777777" w:rsidTr="00EF58F3">
        <w:tc>
          <w:tcPr>
            <w:tcW w:w="1134" w:type="dxa"/>
          </w:tcPr>
          <w:p w14:paraId="5DECBBD9" w14:textId="77777777" w:rsidR="0022642B" w:rsidRPr="00B4304A" w:rsidRDefault="008408BA" w:rsidP="005760D9">
            <w:pPr>
              <w:jc w:val="both"/>
              <w:rPr>
                <w:lang w:val="en-GB"/>
              </w:rPr>
            </w:pPr>
            <w:r w:rsidRPr="00B4304A">
              <w:rPr>
                <w:noProof/>
                <w:lang w:val="en-US"/>
              </w:rPr>
              <w:drawing>
                <wp:inline distT="0" distB="0" distL="0" distR="0" wp14:anchorId="7B0535C5" wp14:editId="11ECB5B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0" cstate="print"/>
                          <a:stretch>
                            <a:fillRect/>
                          </a:stretch>
                        </pic:blipFill>
                        <pic:spPr>
                          <a:xfrm>
                            <a:off x="0" y="0"/>
                            <a:ext cx="152400" cy="152400"/>
                          </a:xfrm>
                          <a:prstGeom prst="rect">
                            <a:avLst/>
                          </a:prstGeom>
                        </pic:spPr>
                      </pic:pic>
                    </a:graphicData>
                  </a:graphic>
                </wp:inline>
              </w:drawing>
            </w:r>
          </w:p>
        </w:tc>
        <w:tc>
          <w:tcPr>
            <w:tcW w:w="8206" w:type="dxa"/>
          </w:tcPr>
          <w:p w14:paraId="5DEF4BDF" w14:textId="77777777"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14:paraId="403E9443" w14:textId="77777777"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3BCA978C" w14:textId="77777777" w:rsidR="002B5EA5" w:rsidRPr="00B4304A" w:rsidRDefault="002B5EA5" w:rsidP="005760D9">
            <w:pPr>
              <w:jc w:val="both"/>
              <w:rPr>
                <w:lang w:val="en-GB"/>
              </w:rPr>
            </w:pPr>
          </w:p>
        </w:tc>
      </w:tr>
    </w:tbl>
    <w:p w14:paraId="255EBB44" w14:textId="77777777"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proofErr w:type="spellStart"/>
      <w:r w:rsidRPr="00B4304A">
        <w:rPr>
          <w:b/>
          <w:lang w:val="en-GB"/>
        </w:rPr>
        <w:t>EASy</w:t>
      </w:r>
      <w:proofErr w:type="spellEnd"/>
      <w:r w:rsidRPr="00B4304A">
        <w:rPr>
          <w:b/>
          <w:lang w:val="en-GB"/>
        </w:rPr>
        <w:t>-Producer</w:t>
      </w:r>
      <w:r w:rsidRPr="00B4304A">
        <w:rPr>
          <w:lang w:val="en-GB"/>
        </w:rPr>
        <w:t>-folder and select the file you want to create.</w:t>
      </w:r>
      <w:r w:rsidR="008669C8" w:rsidRPr="00B4304A">
        <w:rPr>
          <w:lang w:val="en-GB"/>
        </w:rPr>
        <w:t xml:space="preserve"> Please note that we recommend adding such files to the </w:t>
      </w:r>
      <w:proofErr w:type="spellStart"/>
      <w:r w:rsidR="008669C8" w:rsidRPr="00B4304A">
        <w:rPr>
          <w:b/>
          <w:lang w:val="en-GB"/>
        </w:rPr>
        <w:t>EASy</w:t>
      </w:r>
      <w:proofErr w:type="spellEnd"/>
      <w:r w:rsidR="008669C8" w:rsidRPr="00B4304A">
        <w:rPr>
          <w:b/>
          <w:lang w:val="en-GB"/>
        </w:rPr>
        <w:t>-folder</w:t>
      </w:r>
      <w:r w:rsidR="008669C8" w:rsidRPr="00B4304A">
        <w:rPr>
          <w:lang w:val="en-GB"/>
        </w:rPr>
        <w:t xml:space="preserve"> of the product line project as this is the default folder for </w:t>
      </w:r>
      <w:proofErr w:type="spellStart"/>
      <w:r w:rsidR="008669C8" w:rsidRPr="00B4304A">
        <w:rPr>
          <w:lang w:val="en-GB"/>
        </w:rPr>
        <w:t>EASy</w:t>
      </w:r>
      <w:proofErr w:type="spellEnd"/>
      <w:r w:rsidR="008669C8" w:rsidRPr="00B4304A">
        <w:rPr>
          <w:lang w:val="en-GB"/>
        </w:rPr>
        <w:t xml:space="preserve">-specific files. Further, the creation of a variability model, a build script, and templates are supported by individual (text) editors that will open by simply double-clicking the respective file in the </w:t>
      </w:r>
      <w:proofErr w:type="spellStart"/>
      <w:r w:rsidR="008669C8" w:rsidRPr="00B4304A">
        <w:rPr>
          <w:b/>
          <w:lang w:val="en-GB"/>
        </w:rPr>
        <w:t>EASy</w:t>
      </w:r>
      <w:proofErr w:type="spellEnd"/>
      <w:r w:rsidR="008669C8" w:rsidRPr="00B4304A">
        <w:rPr>
          <w:b/>
          <w:lang w:val="en-GB"/>
        </w:rPr>
        <w:t>-folder</w:t>
      </w:r>
      <w:r w:rsidR="008669C8" w:rsidRPr="00B4304A">
        <w:rPr>
          <w:lang w:val="en-GB"/>
        </w:rPr>
        <w:t>.</w:t>
      </w:r>
    </w:p>
    <w:p w14:paraId="3E42E77C" w14:textId="77777777" w:rsidR="004B688F" w:rsidRPr="00B4304A" w:rsidRDefault="004B688F" w:rsidP="005760D9">
      <w:pPr>
        <w:pStyle w:val="Heading2"/>
        <w:jc w:val="both"/>
        <w:rPr>
          <w:lang w:val="en-GB"/>
        </w:rPr>
      </w:pPr>
      <w:bookmarkStart w:id="239" w:name="_Ref368582397"/>
      <w:bookmarkStart w:id="240" w:name="_Toc425144884"/>
      <w:r w:rsidRPr="00B4304A">
        <w:rPr>
          <w:lang w:val="en-GB"/>
        </w:rPr>
        <w:t>The Product Line Editor</w:t>
      </w:r>
      <w:bookmarkEnd w:id="239"/>
      <w:bookmarkEnd w:id="240"/>
    </w:p>
    <w:p w14:paraId="27B75A56" w14:textId="77777777"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w:t>
      </w:r>
      <w:proofErr w:type="spellStart"/>
      <w:r w:rsidRPr="00B4304A">
        <w:rPr>
          <w:lang w:val="en-GB"/>
        </w:rPr>
        <w:t>EASy</w:t>
      </w:r>
      <w:proofErr w:type="spellEnd"/>
      <w:r w:rsidRPr="00B4304A">
        <w:rPr>
          <w:lang w:val="en-GB"/>
        </w:rPr>
        <w:t xml:space="preserve">-Producer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14:paraId="40116A5C" w14:textId="77777777" w:rsidR="000B641B" w:rsidRPr="00B4304A" w:rsidRDefault="000B641B" w:rsidP="00105C26">
      <w:pPr>
        <w:pStyle w:val="Heading3"/>
        <w:rPr>
          <w:lang w:val="en-GB"/>
        </w:rPr>
      </w:pPr>
      <w:bookmarkStart w:id="241" w:name="_Toc425144885"/>
      <w:r w:rsidRPr="00B4304A">
        <w:rPr>
          <w:lang w:val="en-GB"/>
        </w:rPr>
        <w:lastRenderedPageBreak/>
        <w:t>The Project Configuration Editor</w:t>
      </w:r>
      <w:bookmarkEnd w:id="241"/>
    </w:p>
    <w:p w14:paraId="772A3272" w14:textId="77777777"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14:paraId="28DE3641" w14:textId="77777777" w:rsidR="003F5D4D" w:rsidRPr="00B4304A" w:rsidRDefault="00372BAB" w:rsidP="005760D9">
      <w:pPr>
        <w:jc w:val="both"/>
        <w:rPr>
          <w:lang w:val="en-GB"/>
        </w:rPr>
      </w:pPr>
      <w:r>
        <w:rPr>
          <w:lang w:val="en-GB"/>
        </w:rPr>
      </w:r>
      <w:r>
        <w:rPr>
          <w:lang w:val="en-GB"/>
        </w:rPr>
        <w:pict w14:anchorId="26C39F5A">
          <v:shape id="_x0000_s1088"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8" inset="0,0,0,0">
              <w:txbxContent>
                <w:p w14:paraId="5CBF0B92" w14:textId="77777777" w:rsidR="00403E31" w:rsidRPr="009E6D84" w:rsidRDefault="00403E31" w:rsidP="003F5D4D">
                  <w:pPr>
                    <w:keepNext/>
                    <w:spacing w:after="0"/>
                    <w:jc w:val="center"/>
                    <w:rPr>
                      <w:lang w:val="en-US"/>
                    </w:rPr>
                  </w:pPr>
                  <w:r>
                    <w:rPr>
                      <w:noProof/>
                      <w:lang w:val="en-US"/>
                    </w:rPr>
                    <w:drawing>
                      <wp:inline distT="0" distB="0" distL="0" distR="0" wp14:anchorId="46ACCDF7" wp14:editId="6E6666C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1"/>
                                <a:stretch>
                                  <a:fillRect/>
                                </a:stretch>
                              </pic:blipFill>
                              <pic:spPr>
                                <a:xfrm>
                                  <a:off x="0" y="0"/>
                                  <a:ext cx="5143500" cy="2293620"/>
                                </a:xfrm>
                                <a:prstGeom prst="rect">
                                  <a:avLst/>
                                </a:prstGeom>
                              </pic:spPr>
                            </pic:pic>
                          </a:graphicData>
                        </a:graphic>
                      </wp:inline>
                    </w:drawing>
                  </w:r>
                </w:p>
                <w:p w14:paraId="282BC57E" w14:textId="3A56D43C" w:rsidR="00403E31" w:rsidRPr="00C51AD3" w:rsidRDefault="00403E31" w:rsidP="003F5D4D">
                  <w:pPr>
                    <w:pStyle w:val="Caption"/>
                    <w:jc w:val="center"/>
                    <w:rPr>
                      <w:lang w:val="en-US"/>
                    </w:rPr>
                  </w:pPr>
                  <w:r w:rsidRPr="00CF3FB4">
                    <w:rPr>
                      <w:lang w:val="en-US"/>
                    </w:rPr>
                    <w:t xml:space="preserve">Figure </w:t>
                  </w:r>
                  <w:r>
                    <w:fldChar w:fldCharType="begin"/>
                  </w:r>
                  <w:r w:rsidRPr="00CF3FB4">
                    <w:rPr>
                      <w:lang w:val="en-US"/>
                    </w:rPr>
                    <w:instrText xml:space="preserve"> SEQ Figure \* ARABIC </w:instrText>
                  </w:r>
                  <w:r>
                    <w:fldChar w:fldCharType="separate"/>
                  </w:r>
                  <w:r w:rsidR="00787B20">
                    <w:rPr>
                      <w:noProof/>
                      <w:lang w:val="en-US"/>
                    </w:rPr>
                    <w:t>15</w:t>
                  </w:r>
                  <w:r>
                    <w:fldChar w:fldCharType="end"/>
                  </w:r>
                  <w:r w:rsidRPr="00CF3FB4">
                    <w:rPr>
                      <w:lang w:val="en-US"/>
                    </w:rPr>
                    <w:t xml:space="preserve">: </w:t>
                  </w:r>
                  <w:r>
                    <w:rPr>
                      <w:lang w:val="en-US"/>
                    </w:rPr>
                    <w:t>Project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9270B4" w:rsidRPr="00B4304A" w14:paraId="463407B6" w14:textId="77777777" w:rsidTr="00FA715B">
        <w:tc>
          <w:tcPr>
            <w:tcW w:w="4130" w:type="dxa"/>
          </w:tcPr>
          <w:p w14:paraId="6FD41262" w14:textId="77777777" w:rsidR="009270B4" w:rsidRPr="00B4304A" w:rsidRDefault="00EF58F3" w:rsidP="005760D9">
            <w:pPr>
              <w:jc w:val="both"/>
              <w:rPr>
                <w:b/>
                <w:lang w:val="en-GB"/>
              </w:rPr>
            </w:pPr>
            <w:r w:rsidRPr="00B4304A">
              <w:rPr>
                <w:b/>
                <w:lang w:val="en-GB"/>
              </w:rPr>
              <w:t>Editor Element</w:t>
            </w:r>
          </w:p>
        </w:tc>
        <w:tc>
          <w:tcPr>
            <w:tcW w:w="5084" w:type="dxa"/>
          </w:tcPr>
          <w:p w14:paraId="35D23157" w14:textId="77777777" w:rsidR="009270B4" w:rsidRPr="00B4304A" w:rsidRDefault="00EF58F3" w:rsidP="005760D9">
            <w:pPr>
              <w:jc w:val="both"/>
              <w:rPr>
                <w:b/>
                <w:lang w:val="en-GB"/>
              </w:rPr>
            </w:pPr>
            <w:r w:rsidRPr="00B4304A">
              <w:rPr>
                <w:b/>
                <w:lang w:val="en-GB"/>
              </w:rPr>
              <w:t>Description</w:t>
            </w:r>
          </w:p>
          <w:p w14:paraId="5BBB9445" w14:textId="77777777" w:rsidR="00EF58F3" w:rsidRPr="00B4304A" w:rsidRDefault="00EF58F3" w:rsidP="005760D9">
            <w:pPr>
              <w:jc w:val="both"/>
              <w:rPr>
                <w:b/>
                <w:lang w:val="en-GB"/>
              </w:rPr>
            </w:pPr>
          </w:p>
        </w:tc>
      </w:tr>
      <w:tr w:rsidR="009270B4" w:rsidRPr="00556D78" w14:paraId="28FBC1B9" w14:textId="77777777" w:rsidTr="00FA715B">
        <w:tc>
          <w:tcPr>
            <w:tcW w:w="4130" w:type="dxa"/>
          </w:tcPr>
          <w:p w14:paraId="5518B97E" w14:textId="77777777"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14:paraId="3090F196" w14:textId="77777777" w:rsidR="009270B4" w:rsidRPr="00B4304A" w:rsidRDefault="00EF58F3" w:rsidP="005760D9">
            <w:pPr>
              <w:jc w:val="both"/>
              <w:rPr>
                <w:lang w:val="en-GB"/>
              </w:rPr>
            </w:pPr>
            <w:r w:rsidRPr="00B4304A">
              <w:rPr>
                <w:lang w:val="en-GB"/>
              </w:rPr>
              <w:t xml:space="preserve">Validates all constraints in the selected variability model using the </w:t>
            </w:r>
            <w:r w:rsidR="009822B4">
              <w:rPr>
                <w:lang w:val="en-GB"/>
              </w:rPr>
              <w:t xml:space="preserve">actual </w:t>
            </w:r>
            <w:r w:rsidRPr="00B4304A">
              <w:rPr>
                <w:lang w:val="en-GB"/>
              </w:rPr>
              <w:t>reasoner</w:t>
            </w:r>
            <w:r w:rsidR="001B1788">
              <w:rPr>
                <w:rStyle w:val="FootnoteReference"/>
                <w:lang w:val="en-GB"/>
              </w:rPr>
              <w:footnoteReference w:id="12"/>
            </w:r>
            <w:r w:rsidRPr="00B4304A">
              <w:rPr>
                <w:lang w:val="en-GB"/>
              </w:rPr>
              <w:t>.</w:t>
            </w:r>
          </w:p>
          <w:p w14:paraId="4390E707" w14:textId="77777777" w:rsidR="00FA715B" w:rsidRPr="00B4304A" w:rsidRDefault="00FA715B" w:rsidP="005760D9">
            <w:pPr>
              <w:jc w:val="both"/>
              <w:rPr>
                <w:lang w:val="en-GB"/>
              </w:rPr>
            </w:pPr>
          </w:p>
        </w:tc>
      </w:tr>
      <w:tr w:rsidR="009270B4" w:rsidRPr="00556D78" w14:paraId="0B18D997" w14:textId="77777777" w:rsidTr="00FA715B">
        <w:tc>
          <w:tcPr>
            <w:tcW w:w="4130" w:type="dxa"/>
          </w:tcPr>
          <w:p w14:paraId="5D43A94D" w14:textId="77777777"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14:paraId="07C2D9AD" w14:textId="77777777"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14:paraId="59256823" w14:textId="77777777" w:rsidR="00FA715B" w:rsidRPr="00B4304A" w:rsidRDefault="00FA715B" w:rsidP="00EF58F3">
            <w:pPr>
              <w:jc w:val="both"/>
              <w:rPr>
                <w:lang w:val="en-GB"/>
              </w:rPr>
            </w:pPr>
          </w:p>
        </w:tc>
      </w:tr>
      <w:tr w:rsidR="009270B4" w:rsidRPr="00556D78" w14:paraId="724E874F" w14:textId="77777777" w:rsidTr="00FA715B">
        <w:tc>
          <w:tcPr>
            <w:tcW w:w="4130" w:type="dxa"/>
          </w:tcPr>
          <w:p w14:paraId="53602549" w14:textId="77777777"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14:paraId="2A833A89" w14:textId="2EB5756F" w:rsidR="009270B4" w:rsidRPr="00B4304A" w:rsidRDefault="00EF58F3" w:rsidP="005760D9">
            <w:pPr>
              <w:jc w:val="both"/>
              <w:rPr>
                <w:lang w:val="en-GB"/>
              </w:rPr>
            </w:pPr>
            <w:r w:rsidRPr="00B4304A">
              <w:rPr>
                <w:lang w:val="en-GB"/>
              </w:rPr>
              <w:t xml:space="preserve">In a Multi Software Product Line scenario (cf. Section </w:t>
            </w:r>
            <w:r w:rsidR="003F42BA" w:rsidRPr="00B4304A">
              <w:rPr>
                <w:lang w:val="en-GB"/>
              </w:rPr>
              <w:fldChar w:fldCharType="begin"/>
            </w:r>
            <w:r w:rsidRPr="00B4304A">
              <w:rPr>
                <w:lang w:val="en-GB"/>
              </w:rPr>
              <w:instrText xml:space="preserve"> REF _Ref368586101 \r \h </w:instrText>
            </w:r>
            <w:r w:rsidR="003F42BA" w:rsidRPr="00B4304A">
              <w:rPr>
                <w:lang w:val="en-GB"/>
              </w:rPr>
            </w:r>
            <w:r w:rsidR="003F42BA" w:rsidRPr="00B4304A">
              <w:rPr>
                <w:lang w:val="en-GB"/>
              </w:rPr>
              <w:fldChar w:fldCharType="separate"/>
            </w:r>
            <w:r w:rsidR="00787B20">
              <w:rPr>
                <w:lang w:val="en-GB"/>
              </w:rPr>
              <w:t>2.3</w:t>
            </w:r>
            <w:r w:rsidR="003F42BA"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14:paraId="07696B85" w14:textId="77777777" w:rsidR="00FA715B" w:rsidRPr="00B4304A" w:rsidRDefault="00FA715B" w:rsidP="005760D9">
            <w:pPr>
              <w:jc w:val="both"/>
              <w:rPr>
                <w:lang w:val="en-GB"/>
              </w:rPr>
            </w:pPr>
          </w:p>
        </w:tc>
      </w:tr>
      <w:tr w:rsidR="009270B4" w:rsidRPr="00556D78" w14:paraId="3E0CBC6C" w14:textId="77777777" w:rsidTr="00FA715B">
        <w:tc>
          <w:tcPr>
            <w:tcW w:w="4130" w:type="dxa"/>
          </w:tcPr>
          <w:p w14:paraId="49A9D22B" w14:textId="77777777"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14:paraId="12F087D4" w14:textId="77777777"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14:paraId="30977914" w14:textId="77777777" w:rsidR="00FA715B" w:rsidRPr="00B4304A" w:rsidRDefault="00FA715B" w:rsidP="005760D9">
            <w:pPr>
              <w:jc w:val="both"/>
              <w:rPr>
                <w:lang w:val="en-GB"/>
              </w:rPr>
            </w:pPr>
          </w:p>
        </w:tc>
      </w:tr>
      <w:tr w:rsidR="009270B4" w:rsidRPr="00556D78" w14:paraId="2C4EE4A9" w14:textId="77777777" w:rsidTr="00FA715B">
        <w:tc>
          <w:tcPr>
            <w:tcW w:w="4130" w:type="dxa"/>
          </w:tcPr>
          <w:p w14:paraId="09A55201" w14:textId="77777777" w:rsidR="009270B4" w:rsidRPr="00B4304A" w:rsidRDefault="00EF58F3" w:rsidP="005760D9">
            <w:pPr>
              <w:jc w:val="both"/>
              <w:rPr>
                <w:lang w:val="en-GB"/>
              </w:rPr>
            </w:pPr>
            <w:r w:rsidRPr="00B4304A">
              <w:rPr>
                <w:lang w:val="en-GB"/>
              </w:rPr>
              <w:lastRenderedPageBreak/>
              <w:t>Advanced Settings (Reasoner Timeout)</w:t>
            </w:r>
          </w:p>
        </w:tc>
        <w:tc>
          <w:tcPr>
            <w:tcW w:w="5084" w:type="dxa"/>
          </w:tcPr>
          <w:p w14:paraId="2647B0E1" w14:textId="77777777" w:rsidR="009270B4" w:rsidRPr="00B4304A" w:rsidRDefault="002F5D89" w:rsidP="005760D9">
            <w:pPr>
              <w:jc w:val="both"/>
              <w:rPr>
                <w:lang w:val="en-GB"/>
              </w:rPr>
            </w:pPr>
            <w:r w:rsidRPr="00B4304A">
              <w:rPr>
                <w:lang w:val="en-GB"/>
              </w:rPr>
              <w:t xml:space="preserve">Restricts the time for the </w:t>
            </w:r>
            <w:r w:rsidR="009822B4">
              <w:rPr>
                <w:lang w:val="en-GB"/>
              </w:rPr>
              <w:t xml:space="preserve">actual </w:t>
            </w:r>
            <w:r w:rsidRPr="00B4304A">
              <w:rPr>
                <w:lang w:val="en-GB"/>
              </w:rPr>
              <w:t>reasoner to calculate the validity of a specific configuration to the defined time in milliseconds.</w:t>
            </w:r>
          </w:p>
          <w:p w14:paraId="27596A47" w14:textId="77777777" w:rsidR="00FA715B" w:rsidRPr="00B4304A" w:rsidRDefault="00FA715B" w:rsidP="005760D9">
            <w:pPr>
              <w:jc w:val="both"/>
              <w:rPr>
                <w:lang w:val="en-GB"/>
              </w:rPr>
            </w:pPr>
          </w:p>
        </w:tc>
      </w:tr>
      <w:tr w:rsidR="00FA715B" w:rsidRPr="00556D78" w14:paraId="12A400C5" w14:textId="77777777" w:rsidTr="00FA715B">
        <w:tc>
          <w:tcPr>
            <w:tcW w:w="4130" w:type="dxa"/>
          </w:tcPr>
          <w:p w14:paraId="69A6EA14" w14:textId="77777777" w:rsidR="00FA715B" w:rsidRPr="00B4304A" w:rsidRDefault="00FA715B" w:rsidP="00BA07E0">
            <w:pPr>
              <w:jc w:val="both"/>
              <w:rPr>
                <w:lang w:val="en-GB"/>
              </w:rPr>
            </w:pPr>
            <w:r w:rsidRPr="00B4304A">
              <w:rPr>
                <w:lang w:val="en-GB"/>
              </w:rPr>
              <w:t>Model Selection</w:t>
            </w:r>
          </w:p>
        </w:tc>
        <w:tc>
          <w:tcPr>
            <w:tcW w:w="5084" w:type="dxa"/>
          </w:tcPr>
          <w:p w14:paraId="436EF46E" w14:textId="77777777"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14:paraId="38BE531E" w14:textId="77777777" w:rsidR="00FA715B" w:rsidRPr="00B4304A" w:rsidRDefault="00FA715B" w:rsidP="005760D9">
      <w:pPr>
        <w:jc w:val="both"/>
        <w:rPr>
          <w:lang w:val="en-GB"/>
        </w:rPr>
      </w:pPr>
    </w:p>
    <w:p w14:paraId="78877FA9" w14:textId="77777777" w:rsidR="004B688F" w:rsidRPr="00B4304A" w:rsidRDefault="008814CB" w:rsidP="00105C26">
      <w:pPr>
        <w:pStyle w:val="Heading3"/>
        <w:rPr>
          <w:lang w:val="en-GB"/>
        </w:rPr>
      </w:pPr>
      <w:bookmarkStart w:id="242" w:name="_Ref368643121"/>
      <w:bookmarkStart w:id="243" w:name="_Ref368643128"/>
      <w:bookmarkStart w:id="244" w:name="_Toc425144886"/>
      <w:r w:rsidRPr="00B4304A">
        <w:rPr>
          <w:lang w:val="en-GB"/>
        </w:rPr>
        <w:t xml:space="preserve">The IVML </w:t>
      </w:r>
      <w:r w:rsidR="000B641B" w:rsidRPr="00B4304A">
        <w:rPr>
          <w:lang w:val="en-GB"/>
        </w:rPr>
        <w:t xml:space="preserve">Configuration </w:t>
      </w:r>
      <w:r w:rsidRPr="00B4304A">
        <w:rPr>
          <w:lang w:val="en-GB"/>
        </w:rPr>
        <w:t>Editor</w:t>
      </w:r>
      <w:bookmarkEnd w:id="242"/>
      <w:bookmarkEnd w:id="243"/>
      <w:bookmarkEnd w:id="244"/>
    </w:p>
    <w:p w14:paraId="01396777" w14:textId="77777777"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14:paraId="1242F775" w14:textId="77777777" w:rsidR="003F5D4D" w:rsidRPr="00B4304A" w:rsidRDefault="00372BAB" w:rsidP="005760D9">
      <w:pPr>
        <w:jc w:val="both"/>
        <w:rPr>
          <w:lang w:val="en-GB"/>
        </w:rPr>
      </w:pPr>
      <w:r>
        <w:rPr>
          <w:lang w:val="en-GB"/>
        </w:rPr>
      </w:r>
      <w:r>
        <w:rPr>
          <w:lang w:val="en-GB"/>
        </w:rPr>
        <w:pict w14:anchorId="55C8589A">
          <v:shape id="_x0000_s1087" type="#_x0000_t202" style="width:452.9pt;height:297.6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7" inset="0,0,0,0">
              <w:txbxContent>
                <w:p w14:paraId="00E5B897" w14:textId="77777777" w:rsidR="00403E31" w:rsidRPr="009E6D84" w:rsidRDefault="00403E31" w:rsidP="003F5D4D">
                  <w:pPr>
                    <w:keepNext/>
                    <w:spacing w:after="0"/>
                    <w:jc w:val="center"/>
                    <w:rPr>
                      <w:lang w:val="en-US"/>
                    </w:rPr>
                  </w:pPr>
                  <w:r>
                    <w:rPr>
                      <w:noProof/>
                      <w:lang w:val="en-US"/>
                    </w:rPr>
                    <w:drawing>
                      <wp:inline distT="0" distB="0" distL="0" distR="0" wp14:anchorId="6980D4C6" wp14:editId="0E6FA80B">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2"/>
                                <a:stretch>
                                  <a:fillRect/>
                                </a:stretch>
                              </pic:blipFill>
                              <pic:spPr>
                                <a:xfrm>
                                  <a:off x="0" y="0"/>
                                  <a:ext cx="5143500" cy="3512820"/>
                                </a:xfrm>
                                <a:prstGeom prst="rect">
                                  <a:avLst/>
                                </a:prstGeom>
                              </pic:spPr>
                            </pic:pic>
                          </a:graphicData>
                        </a:graphic>
                      </wp:inline>
                    </w:drawing>
                  </w:r>
                </w:p>
                <w:p w14:paraId="07E7346D" w14:textId="0B514162" w:rsidR="00403E31" w:rsidRPr="00C51AD3" w:rsidRDefault="00403E31" w:rsidP="003F5D4D">
                  <w:pPr>
                    <w:pStyle w:val="Caption"/>
                    <w:jc w:val="center"/>
                    <w:rPr>
                      <w:lang w:val="en-US"/>
                    </w:rPr>
                  </w:pPr>
                  <w:bookmarkStart w:id="245" w:name="_Ref392847078"/>
                  <w:r w:rsidRPr="00CF3FB4">
                    <w:rPr>
                      <w:lang w:val="en-US"/>
                    </w:rPr>
                    <w:t xml:space="preserve">Figure </w:t>
                  </w:r>
                  <w:r>
                    <w:fldChar w:fldCharType="begin"/>
                  </w:r>
                  <w:r w:rsidRPr="00CF3FB4">
                    <w:rPr>
                      <w:lang w:val="en-US"/>
                    </w:rPr>
                    <w:instrText xml:space="preserve"> SEQ Figure \* ARABIC </w:instrText>
                  </w:r>
                  <w:r>
                    <w:fldChar w:fldCharType="separate"/>
                  </w:r>
                  <w:r w:rsidR="00787B20">
                    <w:rPr>
                      <w:noProof/>
                      <w:lang w:val="en-US"/>
                    </w:rPr>
                    <w:t>16</w:t>
                  </w:r>
                  <w:r>
                    <w:fldChar w:fldCharType="end"/>
                  </w:r>
                  <w:bookmarkEnd w:id="245"/>
                  <w:r w:rsidRPr="00CF3FB4">
                    <w:rPr>
                      <w:lang w:val="en-US"/>
                    </w:rPr>
                    <w:t xml:space="preserve">: </w:t>
                  </w:r>
                  <w:r>
                    <w:rPr>
                      <w:lang w:val="en-US"/>
                    </w:rPr>
                    <w:t>IVML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347AB6" w:rsidRPr="00B4304A" w14:paraId="2CCDA723" w14:textId="77777777" w:rsidTr="00BA07E0">
        <w:tc>
          <w:tcPr>
            <w:tcW w:w="4130" w:type="dxa"/>
          </w:tcPr>
          <w:p w14:paraId="2E1BF1F6" w14:textId="77777777" w:rsidR="00347AB6" w:rsidRPr="00B4304A" w:rsidRDefault="00347AB6" w:rsidP="00BA07E0">
            <w:pPr>
              <w:jc w:val="both"/>
              <w:rPr>
                <w:b/>
                <w:lang w:val="en-GB"/>
              </w:rPr>
            </w:pPr>
            <w:r w:rsidRPr="00B4304A">
              <w:rPr>
                <w:b/>
                <w:lang w:val="en-GB"/>
              </w:rPr>
              <w:t>Editor Element</w:t>
            </w:r>
          </w:p>
        </w:tc>
        <w:tc>
          <w:tcPr>
            <w:tcW w:w="5084" w:type="dxa"/>
          </w:tcPr>
          <w:p w14:paraId="011E4107" w14:textId="77777777" w:rsidR="00347AB6" w:rsidRPr="00B4304A" w:rsidRDefault="00347AB6" w:rsidP="00BA07E0">
            <w:pPr>
              <w:jc w:val="both"/>
              <w:rPr>
                <w:b/>
                <w:lang w:val="en-GB"/>
              </w:rPr>
            </w:pPr>
            <w:r w:rsidRPr="00B4304A">
              <w:rPr>
                <w:b/>
                <w:lang w:val="en-GB"/>
              </w:rPr>
              <w:t>Description</w:t>
            </w:r>
          </w:p>
          <w:p w14:paraId="00B14C6D" w14:textId="77777777" w:rsidR="00347AB6" w:rsidRPr="00B4304A" w:rsidRDefault="00347AB6" w:rsidP="00BA07E0">
            <w:pPr>
              <w:jc w:val="both"/>
              <w:rPr>
                <w:b/>
                <w:lang w:val="en-GB"/>
              </w:rPr>
            </w:pPr>
          </w:p>
        </w:tc>
      </w:tr>
      <w:tr w:rsidR="00347AB6" w:rsidRPr="00556D78" w14:paraId="179AF58D" w14:textId="77777777" w:rsidTr="00BA07E0">
        <w:tc>
          <w:tcPr>
            <w:tcW w:w="4130" w:type="dxa"/>
          </w:tcPr>
          <w:p w14:paraId="6891B384" w14:textId="77777777"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14:paraId="38A0B4EE" w14:textId="77777777"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w:t>
            </w:r>
            <w:r w:rsidR="009822B4">
              <w:rPr>
                <w:lang w:val="en-GB"/>
              </w:rPr>
              <w:t xml:space="preserve">actual </w:t>
            </w:r>
            <w:r w:rsidRPr="00B4304A">
              <w:rPr>
                <w:lang w:val="en-GB"/>
              </w:rPr>
              <w:t>reasoner.</w:t>
            </w:r>
          </w:p>
          <w:p w14:paraId="0849F079" w14:textId="77777777" w:rsidR="00347AB6" w:rsidRPr="00B4304A" w:rsidRDefault="00347AB6" w:rsidP="00BA07E0">
            <w:pPr>
              <w:jc w:val="both"/>
              <w:rPr>
                <w:lang w:val="en-GB"/>
              </w:rPr>
            </w:pPr>
          </w:p>
        </w:tc>
      </w:tr>
      <w:tr w:rsidR="00347AB6" w:rsidRPr="00556D78" w14:paraId="15410D18" w14:textId="77777777" w:rsidTr="00BA07E0">
        <w:tc>
          <w:tcPr>
            <w:tcW w:w="4130" w:type="dxa"/>
          </w:tcPr>
          <w:p w14:paraId="2ECAE06A" w14:textId="77777777"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14:paraId="38101335" w14:textId="77777777"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14:paraId="5BBDA3C8" w14:textId="77777777" w:rsidR="00347AB6" w:rsidRPr="00B4304A" w:rsidRDefault="00347AB6" w:rsidP="00BA07E0">
            <w:pPr>
              <w:jc w:val="both"/>
              <w:rPr>
                <w:lang w:val="en-GB"/>
              </w:rPr>
            </w:pPr>
          </w:p>
        </w:tc>
      </w:tr>
      <w:tr w:rsidR="00347AB6" w:rsidRPr="00556D78" w14:paraId="75D9ACE3" w14:textId="77777777" w:rsidTr="00BA07E0">
        <w:tc>
          <w:tcPr>
            <w:tcW w:w="4130" w:type="dxa"/>
          </w:tcPr>
          <w:p w14:paraId="7BA01899" w14:textId="77777777"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14:paraId="47DC9F57" w14:textId="77777777"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w:t>
            </w:r>
            <w:r w:rsidRPr="00B4304A">
              <w:rPr>
                <w:lang w:val="en-GB"/>
              </w:rPr>
              <w:lastRenderedPageBreak/>
              <w:t>requires the assignment of a subset of the available decision variables and the relation of these variables to the unassigned variables in terms of constraints in the variability model.</w:t>
            </w:r>
          </w:p>
        </w:tc>
      </w:tr>
      <w:tr w:rsidR="00B654FD" w:rsidRPr="00556D78" w14:paraId="5A456981" w14:textId="77777777" w:rsidTr="00BA07E0">
        <w:tc>
          <w:tcPr>
            <w:tcW w:w="4130" w:type="dxa"/>
          </w:tcPr>
          <w:p w14:paraId="3ACA69F7" w14:textId="77777777" w:rsidR="00B654FD" w:rsidRPr="00B4304A" w:rsidRDefault="006E31E1" w:rsidP="00BA07E0">
            <w:pPr>
              <w:jc w:val="both"/>
              <w:rPr>
                <w:lang w:val="en-GB"/>
              </w:rPr>
            </w:pPr>
            <w:r w:rsidRPr="00B4304A">
              <w:rPr>
                <w:lang w:val="en-GB"/>
              </w:rPr>
              <w:lastRenderedPageBreak/>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14:paraId="024FF8FC" w14:textId="406AA6B5"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3F42BA" w:rsidRPr="00B4304A">
              <w:rPr>
                <w:lang w:val="en-GB"/>
              </w:rPr>
              <w:fldChar w:fldCharType="begin"/>
            </w:r>
            <w:r w:rsidR="00574617" w:rsidRPr="00B4304A">
              <w:rPr>
                <w:lang w:val="en-GB"/>
              </w:rPr>
              <w:instrText xml:space="preserve"> REF _Ref368641757 \r \h </w:instrText>
            </w:r>
            <w:r w:rsidR="003F42BA" w:rsidRPr="00B4304A">
              <w:rPr>
                <w:lang w:val="en-GB"/>
              </w:rPr>
            </w:r>
            <w:r w:rsidR="003F42BA" w:rsidRPr="00B4304A">
              <w:rPr>
                <w:lang w:val="en-GB"/>
              </w:rPr>
              <w:fldChar w:fldCharType="separate"/>
            </w:r>
            <w:r w:rsidR="00787B20">
              <w:rPr>
                <w:lang w:val="en-GB"/>
              </w:rPr>
              <w:t>3.3</w:t>
            </w:r>
            <w:r w:rsidR="003F42BA" w:rsidRPr="00B4304A">
              <w:rPr>
                <w:lang w:val="en-GB"/>
              </w:rPr>
              <w:fldChar w:fldCharType="end"/>
            </w:r>
            <w:r w:rsidR="00574617" w:rsidRPr="00B4304A">
              <w:rPr>
                <w:lang w:val="en-GB"/>
              </w:rPr>
              <w:t>)</w:t>
            </w:r>
            <w:r w:rsidRPr="00B4304A">
              <w:rPr>
                <w:lang w:val="en-GB"/>
              </w:rPr>
              <w:t>.</w:t>
            </w:r>
          </w:p>
          <w:p w14:paraId="510F7D44" w14:textId="77777777" w:rsidR="00F8422E" w:rsidRPr="00B4304A" w:rsidRDefault="00F8422E" w:rsidP="00BA07E0">
            <w:pPr>
              <w:jc w:val="both"/>
              <w:rPr>
                <w:lang w:val="en-GB"/>
              </w:rPr>
            </w:pPr>
          </w:p>
        </w:tc>
      </w:tr>
      <w:tr w:rsidR="00B654FD" w:rsidRPr="00556D78" w14:paraId="7FB802FB" w14:textId="77777777" w:rsidTr="00BA07E0">
        <w:tc>
          <w:tcPr>
            <w:tcW w:w="4130" w:type="dxa"/>
          </w:tcPr>
          <w:p w14:paraId="33ED5580" w14:textId="77777777"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14:paraId="32F5EEF6" w14:textId="77777777" w:rsidR="00B654FD" w:rsidRPr="00B4304A" w:rsidRDefault="00F8422E" w:rsidP="00BA07E0">
            <w:pPr>
              <w:jc w:val="both"/>
              <w:rPr>
                <w:lang w:val="en-GB"/>
              </w:rPr>
            </w:pPr>
            <w:r w:rsidRPr="00B4304A">
              <w:rPr>
                <w:lang w:val="en-GB"/>
              </w:rPr>
              <w:t>Reverts</w:t>
            </w:r>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14:paraId="1FDD1695" w14:textId="77777777" w:rsidR="00F8422E" w:rsidRPr="00B4304A" w:rsidRDefault="00F8422E" w:rsidP="00BA07E0">
            <w:pPr>
              <w:jc w:val="both"/>
              <w:rPr>
                <w:lang w:val="en-GB"/>
              </w:rPr>
            </w:pPr>
          </w:p>
        </w:tc>
      </w:tr>
      <w:tr w:rsidR="00B654FD" w:rsidRPr="00556D78" w14:paraId="7EFB3737" w14:textId="77777777" w:rsidTr="00BA07E0">
        <w:tc>
          <w:tcPr>
            <w:tcW w:w="4130" w:type="dxa"/>
          </w:tcPr>
          <w:p w14:paraId="51574182" w14:textId="77777777" w:rsidR="00B654FD" w:rsidRPr="00B4304A" w:rsidRDefault="00B654FD" w:rsidP="00BA07E0">
            <w:pPr>
              <w:jc w:val="both"/>
              <w:rPr>
                <w:lang w:val="en-GB"/>
              </w:rPr>
            </w:pPr>
            <w:r w:rsidRPr="00B4304A">
              <w:rPr>
                <w:lang w:val="en-GB"/>
              </w:rPr>
              <w:t>Filtering Options (Filter by name)</w:t>
            </w:r>
          </w:p>
        </w:tc>
        <w:tc>
          <w:tcPr>
            <w:tcW w:w="5084" w:type="dxa"/>
          </w:tcPr>
          <w:p w14:paraId="1B78E87A" w14:textId="77777777" w:rsidR="00B654FD" w:rsidRPr="00B4304A" w:rsidRDefault="004864A5" w:rsidP="00BA07E0">
            <w:pPr>
              <w:jc w:val="both"/>
              <w:rPr>
                <w:lang w:val="en-GB"/>
              </w:rPr>
            </w:pPr>
            <w:r w:rsidRPr="00B4304A">
              <w:rPr>
                <w:lang w:val="en-GB"/>
              </w:rPr>
              <w:t>Filters the available decision variables of the current configuration by name.</w:t>
            </w:r>
          </w:p>
          <w:p w14:paraId="087B5868" w14:textId="77777777" w:rsidR="004864A5" w:rsidRPr="00B4304A" w:rsidRDefault="004864A5" w:rsidP="00BA07E0">
            <w:pPr>
              <w:jc w:val="both"/>
              <w:rPr>
                <w:lang w:val="en-GB"/>
              </w:rPr>
            </w:pPr>
          </w:p>
        </w:tc>
      </w:tr>
      <w:tr w:rsidR="00B654FD" w:rsidRPr="00556D78" w14:paraId="63C56822" w14:textId="77777777" w:rsidTr="00BA07E0">
        <w:tc>
          <w:tcPr>
            <w:tcW w:w="4130" w:type="dxa"/>
          </w:tcPr>
          <w:p w14:paraId="068223FB" w14:textId="77777777" w:rsidR="00B654FD" w:rsidRPr="00B4304A" w:rsidRDefault="00B654FD" w:rsidP="00BA07E0">
            <w:pPr>
              <w:jc w:val="both"/>
              <w:rPr>
                <w:lang w:val="en-GB"/>
              </w:rPr>
            </w:pPr>
            <w:r w:rsidRPr="00B4304A">
              <w:rPr>
                <w:lang w:val="en-GB"/>
              </w:rPr>
              <w:t>Filtering Options (Filter by project)</w:t>
            </w:r>
          </w:p>
        </w:tc>
        <w:tc>
          <w:tcPr>
            <w:tcW w:w="5084" w:type="dxa"/>
          </w:tcPr>
          <w:p w14:paraId="49AB1658" w14:textId="77777777"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14:paraId="438516B8" w14:textId="77777777" w:rsidR="004864A5" w:rsidRPr="00B4304A" w:rsidRDefault="004864A5" w:rsidP="00BA07E0">
            <w:pPr>
              <w:jc w:val="both"/>
              <w:rPr>
                <w:lang w:val="en-GB"/>
              </w:rPr>
            </w:pPr>
          </w:p>
        </w:tc>
      </w:tr>
      <w:tr w:rsidR="00B654FD" w:rsidRPr="00556D78" w14:paraId="36703606" w14:textId="77777777" w:rsidTr="00BA07E0">
        <w:tc>
          <w:tcPr>
            <w:tcW w:w="4130" w:type="dxa"/>
          </w:tcPr>
          <w:p w14:paraId="2738D1A5" w14:textId="77777777" w:rsidR="00B654FD" w:rsidRPr="00B4304A" w:rsidRDefault="00B654FD" w:rsidP="00BA07E0">
            <w:pPr>
              <w:jc w:val="both"/>
              <w:rPr>
                <w:lang w:val="en-GB"/>
              </w:rPr>
            </w:pPr>
            <w:r w:rsidRPr="00B4304A">
              <w:rPr>
                <w:lang w:val="en-GB"/>
              </w:rPr>
              <w:t>Filtering Options (Filter by attribute)</w:t>
            </w:r>
          </w:p>
        </w:tc>
        <w:tc>
          <w:tcPr>
            <w:tcW w:w="5084" w:type="dxa"/>
          </w:tcPr>
          <w:p w14:paraId="49CF72FE" w14:textId="0EBEDF5E"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3F42BA" w:rsidRPr="00B4304A">
              <w:rPr>
                <w:lang w:val="en-GB"/>
              </w:rPr>
              <w:fldChar w:fldCharType="begin"/>
            </w:r>
            <w:r w:rsidR="00FB6A22" w:rsidRPr="00B4304A">
              <w:rPr>
                <w:lang w:val="en-GB"/>
              </w:rPr>
              <w:instrText xml:space="preserve"> REF _Ref368641757 \r \h </w:instrText>
            </w:r>
            <w:r w:rsidR="003F42BA" w:rsidRPr="00B4304A">
              <w:rPr>
                <w:lang w:val="en-GB"/>
              </w:rPr>
            </w:r>
            <w:r w:rsidR="003F42BA" w:rsidRPr="00B4304A">
              <w:rPr>
                <w:lang w:val="en-GB"/>
              </w:rPr>
              <w:fldChar w:fldCharType="separate"/>
            </w:r>
            <w:r w:rsidR="00787B20">
              <w:rPr>
                <w:lang w:val="en-GB"/>
              </w:rPr>
              <w:t>3.3</w:t>
            </w:r>
            <w:r w:rsidR="003F42BA" w:rsidRPr="00B4304A">
              <w:rPr>
                <w:lang w:val="en-GB"/>
              </w:rPr>
              <w:fldChar w:fldCharType="end"/>
            </w:r>
            <w:r w:rsidR="00FB6A22" w:rsidRPr="00B4304A">
              <w:rPr>
                <w:lang w:val="en-GB"/>
              </w:rPr>
              <w:t>).</w:t>
            </w:r>
          </w:p>
          <w:p w14:paraId="367B6220" w14:textId="77777777" w:rsidR="004864A5" w:rsidRPr="00B4304A" w:rsidRDefault="004864A5" w:rsidP="00BA07E0">
            <w:pPr>
              <w:jc w:val="both"/>
              <w:rPr>
                <w:lang w:val="en-GB"/>
              </w:rPr>
            </w:pPr>
          </w:p>
        </w:tc>
      </w:tr>
      <w:tr w:rsidR="00B654FD" w:rsidRPr="00B4304A" w14:paraId="4AB6FF5B" w14:textId="77777777" w:rsidTr="00BA07E0">
        <w:tc>
          <w:tcPr>
            <w:tcW w:w="4130" w:type="dxa"/>
          </w:tcPr>
          <w:p w14:paraId="09D55A33" w14:textId="77777777" w:rsidR="00B654FD" w:rsidRPr="00B4304A" w:rsidRDefault="00B654FD" w:rsidP="00BA07E0">
            <w:pPr>
              <w:jc w:val="both"/>
              <w:rPr>
                <w:lang w:val="en-GB"/>
              </w:rPr>
            </w:pPr>
            <w:r w:rsidRPr="00B4304A">
              <w:rPr>
                <w:lang w:val="en-GB"/>
              </w:rPr>
              <w:t>Filtering Options (Filter by state)</w:t>
            </w:r>
          </w:p>
        </w:tc>
        <w:tc>
          <w:tcPr>
            <w:tcW w:w="5084" w:type="dxa"/>
          </w:tcPr>
          <w:p w14:paraId="58F21E15" w14:textId="77777777"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14:paraId="5B78F760" w14:textId="77777777" w:rsidR="00513C23" w:rsidRPr="00B4304A" w:rsidRDefault="00513C23" w:rsidP="00513C23">
            <w:pPr>
              <w:jc w:val="both"/>
              <w:rPr>
                <w:lang w:val="en-GB"/>
              </w:rPr>
            </w:pPr>
          </w:p>
        </w:tc>
      </w:tr>
      <w:tr w:rsidR="00B654FD" w:rsidRPr="00556D78" w14:paraId="5BD4FBBD" w14:textId="77777777" w:rsidTr="00BA07E0">
        <w:tc>
          <w:tcPr>
            <w:tcW w:w="4130" w:type="dxa"/>
          </w:tcPr>
          <w:p w14:paraId="696F2BF5" w14:textId="77777777"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14:paraId="68F65767" w14:textId="77777777" w:rsidR="00B654FD" w:rsidRPr="00B4304A" w:rsidRDefault="006845D5" w:rsidP="00BA07E0">
            <w:pPr>
              <w:jc w:val="both"/>
              <w:rPr>
                <w:lang w:val="en-GB"/>
              </w:rPr>
            </w:pPr>
            <w:r w:rsidRPr="00B4304A">
              <w:rPr>
                <w:lang w:val="en-GB"/>
              </w:rPr>
              <w:t>The name of the decision variable.</w:t>
            </w:r>
          </w:p>
          <w:p w14:paraId="4D83FEDB" w14:textId="77777777" w:rsidR="00513C23" w:rsidRPr="00B4304A" w:rsidRDefault="00513C23" w:rsidP="00BA07E0">
            <w:pPr>
              <w:jc w:val="both"/>
              <w:rPr>
                <w:lang w:val="en-GB"/>
              </w:rPr>
            </w:pPr>
          </w:p>
        </w:tc>
      </w:tr>
      <w:tr w:rsidR="00B654FD" w:rsidRPr="00556D78" w14:paraId="48C185E4" w14:textId="77777777" w:rsidTr="00BA07E0">
        <w:tc>
          <w:tcPr>
            <w:tcW w:w="4130" w:type="dxa"/>
          </w:tcPr>
          <w:p w14:paraId="14CA55E2" w14:textId="77777777"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14:paraId="314D78DF" w14:textId="77777777" w:rsidR="00B654FD" w:rsidRPr="00B4304A" w:rsidRDefault="006845D5" w:rsidP="00BA07E0">
            <w:pPr>
              <w:jc w:val="both"/>
              <w:rPr>
                <w:lang w:val="en-GB"/>
              </w:rPr>
            </w:pPr>
            <w:r w:rsidRPr="00B4304A">
              <w:rPr>
                <w:lang w:val="en-GB"/>
              </w:rPr>
              <w:t>The current value of the decision variable.</w:t>
            </w:r>
          </w:p>
          <w:p w14:paraId="0422DE94" w14:textId="77777777" w:rsidR="00513C23" w:rsidRPr="00B4304A" w:rsidRDefault="00513C23" w:rsidP="00BA07E0">
            <w:pPr>
              <w:jc w:val="both"/>
              <w:rPr>
                <w:lang w:val="en-GB"/>
              </w:rPr>
            </w:pPr>
          </w:p>
        </w:tc>
      </w:tr>
      <w:tr w:rsidR="00B654FD" w:rsidRPr="00556D78" w14:paraId="432E85AC" w14:textId="77777777" w:rsidTr="00BA07E0">
        <w:tc>
          <w:tcPr>
            <w:tcW w:w="4130" w:type="dxa"/>
          </w:tcPr>
          <w:p w14:paraId="433A698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32EF1086" w14:textId="77777777" w:rsidR="00B654FD" w:rsidRPr="00B4304A" w:rsidRDefault="00AD6AD9" w:rsidP="00BA07E0">
            <w:pPr>
              <w:jc w:val="both"/>
              <w:rPr>
                <w:lang w:val="en-GB"/>
              </w:rPr>
            </w:pPr>
            <w:r w:rsidRPr="00B4304A">
              <w:rPr>
                <w:lang w:val="en-GB"/>
              </w:rPr>
              <w:t>Adds a new element to a sequence or a set of decision variables.</w:t>
            </w:r>
          </w:p>
          <w:p w14:paraId="1859AC2A" w14:textId="77777777" w:rsidR="00513C23" w:rsidRPr="00B4304A" w:rsidRDefault="00513C23" w:rsidP="00BA07E0">
            <w:pPr>
              <w:jc w:val="both"/>
              <w:rPr>
                <w:lang w:val="en-GB"/>
              </w:rPr>
            </w:pPr>
          </w:p>
        </w:tc>
      </w:tr>
      <w:tr w:rsidR="00B654FD" w:rsidRPr="00556D78" w14:paraId="49E5D9ED" w14:textId="77777777" w:rsidTr="00BA07E0">
        <w:tc>
          <w:tcPr>
            <w:tcW w:w="4130" w:type="dxa"/>
          </w:tcPr>
          <w:p w14:paraId="6ACAFD1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085C1A86" w14:textId="77777777" w:rsidR="00B654FD" w:rsidRPr="00B4304A" w:rsidRDefault="00AD6AD9" w:rsidP="00AD6AD9">
            <w:pPr>
              <w:jc w:val="both"/>
              <w:rPr>
                <w:lang w:val="en-GB"/>
              </w:rPr>
            </w:pPr>
            <w:r w:rsidRPr="00B4304A">
              <w:rPr>
                <w:lang w:val="en-GB"/>
              </w:rPr>
              <w:t>Deletes an existing element from a sequence or a set of decision variables.</w:t>
            </w:r>
          </w:p>
          <w:p w14:paraId="50723EF3" w14:textId="77777777" w:rsidR="00513C23" w:rsidRPr="00B4304A" w:rsidRDefault="00513C23" w:rsidP="00AD6AD9">
            <w:pPr>
              <w:jc w:val="both"/>
              <w:rPr>
                <w:lang w:val="en-GB"/>
              </w:rPr>
            </w:pPr>
          </w:p>
        </w:tc>
      </w:tr>
      <w:tr w:rsidR="00B654FD" w:rsidRPr="00556D78" w14:paraId="0291E60D" w14:textId="77777777" w:rsidTr="00BA07E0">
        <w:tc>
          <w:tcPr>
            <w:tcW w:w="4130" w:type="dxa"/>
          </w:tcPr>
          <w:p w14:paraId="11E63749" w14:textId="77777777"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14:paraId="47E3AB5C" w14:textId="77777777" w:rsidR="00B654FD" w:rsidRPr="00B4304A" w:rsidRDefault="00715EF1" w:rsidP="00BA07E0">
            <w:pPr>
              <w:jc w:val="both"/>
              <w:rPr>
                <w:lang w:val="en-GB"/>
              </w:rPr>
            </w:pPr>
            <w:r w:rsidRPr="00B4304A">
              <w:rPr>
                <w:lang w:val="en-GB"/>
              </w:rPr>
              <w:t>Freezes the decision variable in the row of the current cell.</w:t>
            </w:r>
          </w:p>
          <w:p w14:paraId="0431B8F9" w14:textId="77777777" w:rsidR="00513C23" w:rsidRPr="00B4304A" w:rsidRDefault="00513C23" w:rsidP="00BA07E0">
            <w:pPr>
              <w:jc w:val="both"/>
              <w:rPr>
                <w:lang w:val="en-GB"/>
              </w:rPr>
            </w:pPr>
          </w:p>
        </w:tc>
      </w:tr>
      <w:tr w:rsidR="00B654FD" w:rsidRPr="00556D78" w14:paraId="488A1114" w14:textId="77777777" w:rsidTr="00BA07E0">
        <w:tc>
          <w:tcPr>
            <w:tcW w:w="4130" w:type="dxa"/>
          </w:tcPr>
          <w:p w14:paraId="3233400A" w14:textId="77777777"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14:paraId="732C85C4" w14:textId="4D7804D2"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3F42BA" w:rsidRPr="00B4304A">
              <w:rPr>
                <w:lang w:val="en-GB"/>
              </w:rPr>
              <w:fldChar w:fldCharType="begin"/>
            </w:r>
            <w:r w:rsidR="00513C23" w:rsidRPr="00B4304A">
              <w:rPr>
                <w:lang w:val="en-GB"/>
              </w:rPr>
              <w:instrText xml:space="preserve"> REF _Ref338318040 \r \h </w:instrText>
            </w:r>
            <w:r w:rsidR="003F42BA" w:rsidRPr="00B4304A">
              <w:rPr>
                <w:lang w:val="en-GB"/>
              </w:rPr>
            </w:r>
            <w:r w:rsidR="003F42BA" w:rsidRPr="00B4304A">
              <w:rPr>
                <w:lang w:val="en-GB"/>
              </w:rPr>
              <w:fldChar w:fldCharType="separate"/>
            </w:r>
            <w:r w:rsidR="00787B20">
              <w:rPr>
                <w:lang w:val="en-GB"/>
              </w:rPr>
              <w:t>4.2.1</w:t>
            </w:r>
            <w:r w:rsidR="003F42BA" w:rsidRPr="00B4304A">
              <w:rPr>
                <w:lang w:val="en-GB"/>
              </w:rPr>
              <w:fldChar w:fldCharType="end"/>
            </w:r>
            <w:r w:rsidR="00513C23" w:rsidRPr="00B4304A">
              <w:rPr>
                <w:lang w:val="en-GB"/>
              </w:rPr>
              <w:t>)</w:t>
            </w:r>
            <w:r w:rsidR="00BB2728" w:rsidRPr="00B4304A">
              <w:rPr>
                <w:lang w:val="en-GB"/>
              </w:rPr>
              <w:t>.</w:t>
            </w:r>
          </w:p>
          <w:p w14:paraId="0E14A1A6" w14:textId="77777777" w:rsidR="00513C23" w:rsidRPr="00B4304A" w:rsidRDefault="00513C23" w:rsidP="00BA07E0">
            <w:pPr>
              <w:jc w:val="both"/>
              <w:rPr>
                <w:lang w:val="en-GB"/>
              </w:rPr>
            </w:pPr>
          </w:p>
        </w:tc>
      </w:tr>
      <w:tr w:rsidR="00B654FD" w:rsidRPr="00B4304A" w14:paraId="60051064" w14:textId="77777777" w:rsidTr="00BA07E0">
        <w:tc>
          <w:tcPr>
            <w:tcW w:w="4130" w:type="dxa"/>
          </w:tcPr>
          <w:p w14:paraId="73BE19CF" w14:textId="77777777"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14:paraId="5EF10977" w14:textId="77777777"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xml:space="preserve">. This </w:t>
            </w:r>
            <w:r w:rsidRPr="00B4304A">
              <w:rPr>
                <w:lang w:val="en-GB"/>
              </w:rPr>
              <w:lastRenderedPageBreak/>
              <w:t>requires the validation of the current configuration</w:t>
            </w:r>
            <w:r w:rsidR="007A1958" w:rsidRPr="00B4304A">
              <w:rPr>
                <w:lang w:val="en-GB"/>
              </w:rPr>
              <w:t>.</w:t>
            </w:r>
          </w:p>
        </w:tc>
      </w:tr>
    </w:tbl>
    <w:p w14:paraId="3D52B754" w14:textId="77777777" w:rsidR="00131067" w:rsidRPr="00B4304A" w:rsidRDefault="00131067" w:rsidP="00954DFA">
      <w:pPr>
        <w:pStyle w:val="Heading1"/>
        <w:rPr>
          <w:lang w:val="en-GB"/>
        </w:rPr>
      </w:pPr>
      <w:bookmarkStart w:id="246" w:name="_Ref424633909"/>
      <w:bookmarkStart w:id="247" w:name="_Toc425144887"/>
      <w:r w:rsidRPr="00B4304A">
        <w:rPr>
          <w:lang w:val="en-GB"/>
        </w:rPr>
        <w:lastRenderedPageBreak/>
        <w:t>Examples</w:t>
      </w:r>
      <w:bookmarkEnd w:id="246"/>
      <w:bookmarkEnd w:id="247"/>
    </w:p>
    <w:p w14:paraId="294FD3AE" w14:textId="7B806F63" w:rsidR="00131067" w:rsidRDefault="00131067" w:rsidP="00131067">
      <w:pPr>
        <w:rPr>
          <w:lang w:val="en-GB"/>
        </w:rPr>
      </w:pPr>
      <w:r w:rsidRPr="00B4304A">
        <w:rPr>
          <w:lang w:val="en-GB"/>
        </w:rPr>
        <w:t xml:space="preserve">We provide some examples for running </w:t>
      </w:r>
      <w:proofErr w:type="spellStart"/>
      <w:r w:rsidRPr="00B4304A">
        <w:rPr>
          <w:lang w:val="en-GB"/>
        </w:rPr>
        <w:t>EASy</w:t>
      </w:r>
      <w:proofErr w:type="spellEnd"/>
      <w:r w:rsidRPr="00B4304A">
        <w:rPr>
          <w:lang w:val="en-GB"/>
        </w:rPr>
        <w:t>-Producer the first time.</w:t>
      </w:r>
      <w:r w:rsidR="00241015">
        <w:rPr>
          <w:lang w:val="en-GB"/>
        </w:rPr>
        <w:t xml:space="preserve"> It is necessary to install the Examples bundle to execute the examples; the examples will not be available otherwise. The installation of the examples is explained in Section </w:t>
      </w:r>
      <w:r w:rsidR="003F42BA">
        <w:rPr>
          <w:lang w:val="en-GB"/>
        </w:rPr>
        <w:fldChar w:fldCharType="begin"/>
      </w:r>
      <w:r w:rsidR="00241015">
        <w:rPr>
          <w:lang w:val="en-GB"/>
        </w:rPr>
        <w:instrText xml:space="preserve"> REF _Ref338257160 \r \h </w:instrText>
      </w:r>
      <w:r w:rsidR="003F42BA">
        <w:rPr>
          <w:lang w:val="en-GB"/>
        </w:rPr>
      </w:r>
      <w:r w:rsidR="003F42BA">
        <w:rPr>
          <w:lang w:val="en-GB"/>
        </w:rPr>
        <w:fldChar w:fldCharType="separate"/>
      </w:r>
      <w:r w:rsidR="00787B20">
        <w:rPr>
          <w:lang w:val="en-GB"/>
        </w:rPr>
        <w:t>3.2</w:t>
      </w:r>
      <w:r w:rsidR="003F42BA">
        <w:rPr>
          <w:lang w:val="en-GB"/>
        </w:rPr>
        <w:fldChar w:fldCharType="end"/>
      </w:r>
      <w:r w:rsidR="00241015">
        <w:rPr>
          <w:lang w:val="en-GB"/>
        </w:rPr>
        <w:t>.</w:t>
      </w:r>
    </w:p>
    <w:p w14:paraId="76787C98" w14:textId="2DFDE821" w:rsidR="00241015" w:rsidRPr="00B4304A" w:rsidRDefault="00241015" w:rsidP="00131067">
      <w:pPr>
        <w:rPr>
          <w:lang w:val="en-GB"/>
        </w:rPr>
      </w:pPr>
      <w:r>
        <w:rPr>
          <w:lang w:val="en-GB"/>
        </w:rPr>
        <w:t xml:space="preserve">First, we show how to import the examples into the current workspace. In Section </w:t>
      </w:r>
      <w:r w:rsidR="003F42BA">
        <w:rPr>
          <w:lang w:val="en-GB"/>
        </w:rPr>
        <w:fldChar w:fldCharType="begin"/>
      </w:r>
      <w:r>
        <w:rPr>
          <w:lang w:val="en-GB"/>
        </w:rPr>
        <w:instrText xml:space="preserve"> REF _Ref425920770 \r \h </w:instrText>
      </w:r>
      <w:r w:rsidR="003F42BA">
        <w:rPr>
          <w:lang w:val="en-GB"/>
        </w:rPr>
      </w:r>
      <w:r w:rsidR="003F42BA">
        <w:rPr>
          <w:lang w:val="en-GB"/>
        </w:rPr>
        <w:fldChar w:fldCharType="separate"/>
      </w:r>
      <w:r w:rsidR="00787B20">
        <w:rPr>
          <w:lang w:val="en-GB"/>
        </w:rPr>
        <w:t>6.2</w:t>
      </w:r>
      <w:r w:rsidR="003F42BA">
        <w:rPr>
          <w:lang w:val="en-GB"/>
        </w:rPr>
        <w:fldChar w:fldCharType="end"/>
      </w:r>
      <w:r>
        <w:rPr>
          <w:lang w:val="en-GB"/>
        </w:rPr>
        <w:t>, we briefly explain the examples and how to execute them.</w:t>
      </w:r>
    </w:p>
    <w:p w14:paraId="0750D0E1" w14:textId="77777777" w:rsidR="00131067" w:rsidRPr="00B4304A" w:rsidRDefault="00131067" w:rsidP="00131067">
      <w:pPr>
        <w:pStyle w:val="Heading2"/>
        <w:rPr>
          <w:lang w:val="en-GB"/>
        </w:rPr>
      </w:pPr>
      <w:bookmarkStart w:id="248" w:name="_Toc425144888"/>
      <w:r w:rsidRPr="00B4304A">
        <w:rPr>
          <w:lang w:val="en-GB"/>
        </w:rPr>
        <w:t>I</w:t>
      </w:r>
      <w:r w:rsidR="00241015">
        <w:rPr>
          <w:lang w:val="en-GB"/>
        </w:rPr>
        <w:t xml:space="preserve">mporting </w:t>
      </w:r>
      <w:r w:rsidRPr="00B4304A">
        <w:rPr>
          <w:lang w:val="en-GB"/>
        </w:rPr>
        <w:t>the Examples</w:t>
      </w:r>
      <w:bookmarkEnd w:id="248"/>
      <w:r w:rsidR="00241015">
        <w:rPr>
          <w:lang w:val="en-GB"/>
        </w:rPr>
        <w:t xml:space="preserve"> into Workspace</w:t>
      </w:r>
    </w:p>
    <w:p w14:paraId="4269EC61" w14:textId="77777777" w:rsidR="00D721AA" w:rsidRPr="00B4304A" w:rsidRDefault="00D721AA" w:rsidP="00D721AA">
      <w:pPr>
        <w:rPr>
          <w:lang w:val="en-GB"/>
        </w:rPr>
      </w:pPr>
      <w:r w:rsidRPr="00B4304A">
        <w:rPr>
          <w:lang w:val="en-GB"/>
        </w:rPr>
        <w:t>In this section, we describe how to import the examples into the current workspace.</w:t>
      </w:r>
    </w:p>
    <w:p w14:paraId="749E1842" w14:textId="77777777" w:rsidR="00D721AA" w:rsidRPr="00B4304A" w:rsidRDefault="00241015" w:rsidP="00D721AA">
      <w:pPr>
        <w:keepNext/>
        <w:jc w:val="center"/>
        <w:rPr>
          <w:lang w:val="en-GB"/>
        </w:rPr>
      </w:pPr>
      <w:r>
        <w:rPr>
          <w:noProof/>
          <w:lang w:val="en-US"/>
        </w:rPr>
        <w:drawing>
          <wp:inline distT="0" distB="0" distL="0" distR="0" wp14:anchorId="01FBE617" wp14:editId="37B6A12D">
            <wp:extent cx="2447925" cy="214527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7925" cy="2145272"/>
                    </a:xfrm>
                    <a:prstGeom prst="rect">
                      <a:avLst/>
                    </a:prstGeom>
                    <a:noFill/>
                    <a:ln>
                      <a:noFill/>
                    </a:ln>
                  </pic:spPr>
                </pic:pic>
              </a:graphicData>
            </a:graphic>
          </wp:inline>
        </w:drawing>
      </w:r>
    </w:p>
    <w:p w14:paraId="70157FB4" w14:textId="3BC157F0" w:rsidR="00D721AA" w:rsidRPr="00B4304A" w:rsidRDefault="00D721AA" w:rsidP="00D721AA">
      <w:pPr>
        <w:pStyle w:val="Caption"/>
        <w:jc w:val="center"/>
        <w:rPr>
          <w:lang w:val="en-GB"/>
        </w:rPr>
      </w:pPr>
      <w:bookmarkStart w:id="249" w:name="_Ref424634359"/>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787B20">
        <w:rPr>
          <w:noProof/>
          <w:lang w:val="en-GB"/>
        </w:rPr>
        <w:t>17</w:t>
      </w:r>
      <w:r w:rsidR="003F42BA" w:rsidRPr="00B4304A">
        <w:rPr>
          <w:lang w:val="en-GB"/>
        </w:rPr>
        <w:fldChar w:fldCharType="end"/>
      </w:r>
      <w:bookmarkEnd w:id="249"/>
      <w:r w:rsidRPr="00B4304A">
        <w:rPr>
          <w:lang w:val="en-GB"/>
        </w:rPr>
        <w:t xml:space="preserve">: </w:t>
      </w:r>
      <w:r w:rsidR="00241015">
        <w:rPr>
          <w:lang w:val="en-GB"/>
        </w:rPr>
        <w:t>Import</w:t>
      </w:r>
      <w:r w:rsidRPr="00B4304A">
        <w:rPr>
          <w:lang w:val="en-GB"/>
        </w:rPr>
        <w:t xml:space="preserve"> </w:t>
      </w:r>
      <w:r w:rsidR="00241015">
        <w:rPr>
          <w:lang w:val="en-GB"/>
        </w:rPr>
        <w:t>s</w:t>
      </w:r>
      <w:r w:rsidRPr="00B4304A">
        <w:rPr>
          <w:lang w:val="en-GB"/>
        </w:rPr>
        <w:t>election.</w:t>
      </w:r>
    </w:p>
    <w:p w14:paraId="03D1139B" w14:textId="4CA32E5C" w:rsidR="00D721AA" w:rsidRPr="00B4304A" w:rsidRDefault="00D721AA" w:rsidP="00D721AA">
      <w:pPr>
        <w:rPr>
          <w:lang w:val="en-GB"/>
        </w:rPr>
      </w:pPr>
      <w:r w:rsidRPr="00B4304A">
        <w:rPr>
          <w:lang w:val="en-GB"/>
        </w:rPr>
        <w:t xml:space="preserve">For </w:t>
      </w:r>
      <w:r w:rsidR="00241015">
        <w:rPr>
          <w:lang w:val="en-GB"/>
        </w:rPr>
        <w:t>importing</w:t>
      </w:r>
      <w:r w:rsidRPr="00B4304A">
        <w:rPr>
          <w:lang w:val="en-GB"/>
        </w:rPr>
        <w:t xml:space="preserve"> the examples</w:t>
      </w:r>
      <w:r w:rsidR="00241015">
        <w:rPr>
          <w:lang w:val="en-GB"/>
        </w:rPr>
        <w:t xml:space="preserve"> right click into the Package Explorer and select </w:t>
      </w:r>
      <w:r w:rsidR="00241015" w:rsidRPr="00241015">
        <w:rPr>
          <w:i/>
          <w:lang w:val="en-GB"/>
        </w:rPr>
        <w:t>import</w:t>
      </w:r>
      <w:r w:rsidR="00241015">
        <w:rPr>
          <w:lang w:val="en-GB"/>
        </w:rPr>
        <w:t xml:space="preserve">. </w:t>
      </w:r>
      <w:r w:rsidRPr="00B4304A">
        <w:rPr>
          <w:lang w:val="en-GB"/>
        </w:rPr>
        <w:t xml:space="preserve"> select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3F42BA" w:rsidRPr="00B4304A">
        <w:rPr>
          <w:lang w:val="en-GB"/>
        </w:rPr>
        <w:fldChar w:fldCharType="begin"/>
      </w:r>
      <w:r w:rsidRPr="00B4304A">
        <w:rPr>
          <w:lang w:val="en-GB"/>
        </w:rPr>
        <w:instrText xml:space="preserve"> REF _Ref424634359 \h </w:instrText>
      </w:r>
      <w:r w:rsidR="003F42BA" w:rsidRPr="00B4304A">
        <w:rPr>
          <w:lang w:val="en-GB"/>
        </w:rPr>
      </w:r>
      <w:r w:rsidR="003F42BA" w:rsidRPr="00B4304A">
        <w:rPr>
          <w:lang w:val="en-GB"/>
        </w:rPr>
        <w:fldChar w:fldCharType="separate"/>
      </w:r>
      <w:ins w:id="250" w:author="Holger Eichelberger" w:date="2021-10-21T09:16:00Z">
        <w:r w:rsidR="00787B20" w:rsidRPr="00B4304A">
          <w:rPr>
            <w:lang w:val="en-GB"/>
          </w:rPr>
          <w:t xml:space="preserve">Figure </w:t>
        </w:r>
        <w:r w:rsidR="00787B20">
          <w:rPr>
            <w:noProof/>
            <w:lang w:val="en-GB"/>
          </w:rPr>
          <w:t>17</w:t>
        </w:r>
      </w:ins>
      <w:del w:id="251" w:author="Holger Eichelberger" w:date="2021-06-03T09:54:00Z">
        <w:r w:rsidR="00CC6546" w:rsidRPr="00B4304A" w:rsidDel="004A03A6">
          <w:rPr>
            <w:lang w:val="en-GB"/>
          </w:rPr>
          <w:delText xml:space="preserve">Figure </w:delText>
        </w:r>
        <w:r w:rsidR="00CC6546" w:rsidDel="004A03A6">
          <w:rPr>
            <w:noProof/>
            <w:lang w:val="en-GB"/>
          </w:rPr>
          <w:delText>17</w:delText>
        </w:r>
      </w:del>
      <w:r w:rsidR="003F42BA" w:rsidRPr="00B4304A">
        <w:rPr>
          <w:lang w:val="en-GB"/>
        </w:rPr>
        <w:fldChar w:fldCharType="end"/>
      </w:r>
      <w:r w:rsidRPr="00B4304A">
        <w:rPr>
          <w:lang w:val="en-GB"/>
        </w:rPr>
        <w:t xml:space="preserve">). Eclipse asks for the desired wizard. Select here </w:t>
      </w:r>
      <w:proofErr w:type="spellStart"/>
      <w:r w:rsidRPr="00B4304A">
        <w:rPr>
          <w:lang w:val="en-GB"/>
        </w:rPr>
        <w:t>EASy</w:t>
      </w:r>
      <w:proofErr w:type="spellEnd"/>
      <w:r w:rsidRPr="00B4304A">
        <w:rPr>
          <w:lang w:val="en-GB"/>
        </w:rPr>
        <w:t xml:space="preserve">-Producer </w:t>
      </w:r>
      <w:r w:rsidRPr="00B4304A">
        <w:rPr>
          <w:lang w:val="en-GB"/>
        </w:rPr>
        <w:sym w:font="Wingdings" w:char="F0E0"/>
      </w:r>
      <w:r w:rsidRPr="00B4304A">
        <w:rPr>
          <w:lang w:val="en-GB"/>
        </w:rPr>
        <w:t xml:space="preserve"> Import </w:t>
      </w:r>
      <w:proofErr w:type="spellStart"/>
      <w:r w:rsidRPr="00B4304A">
        <w:rPr>
          <w:lang w:val="en-GB"/>
        </w:rPr>
        <w:t>EASy</w:t>
      </w:r>
      <w:proofErr w:type="spellEnd"/>
      <w:r w:rsidRPr="00B4304A">
        <w:rPr>
          <w:lang w:val="en-GB"/>
        </w:rPr>
        <w:t xml:space="preserve">-Producer Examples to open the Examples Wizard (cf. </w:t>
      </w:r>
      <w:r w:rsidR="003F42BA" w:rsidRPr="00B4304A">
        <w:rPr>
          <w:lang w:val="en-GB"/>
        </w:rPr>
        <w:fldChar w:fldCharType="begin"/>
      </w:r>
      <w:r w:rsidRPr="00B4304A">
        <w:rPr>
          <w:lang w:val="en-GB"/>
        </w:rPr>
        <w:instrText xml:space="preserve"> REF _Ref424634578 \h </w:instrText>
      </w:r>
      <w:r w:rsidR="003F42BA" w:rsidRPr="00B4304A">
        <w:rPr>
          <w:lang w:val="en-GB"/>
        </w:rPr>
      </w:r>
      <w:r w:rsidR="003F42BA" w:rsidRPr="00B4304A">
        <w:rPr>
          <w:lang w:val="en-GB"/>
        </w:rPr>
        <w:fldChar w:fldCharType="separate"/>
      </w:r>
      <w:ins w:id="252" w:author="Holger Eichelberger" w:date="2021-10-21T09:16:00Z">
        <w:r w:rsidR="00787B20" w:rsidRPr="00B4304A">
          <w:rPr>
            <w:lang w:val="en-GB"/>
          </w:rPr>
          <w:t xml:space="preserve">Figure </w:t>
        </w:r>
        <w:r w:rsidR="00787B20">
          <w:rPr>
            <w:noProof/>
            <w:lang w:val="en-GB"/>
          </w:rPr>
          <w:t>18</w:t>
        </w:r>
      </w:ins>
      <w:del w:id="253" w:author="Holger Eichelberger" w:date="2021-06-03T09:54:00Z">
        <w:r w:rsidR="00CC6546" w:rsidRPr="00B4304A" w:rsidDel="004A03A6">
          <w:rPr>
            <w:lang w:val="en-GB"/>
          </w:rPr>
          <w:delText xml:space="preserve">Figure </w:delText>
        </w:r>
        <w:r w:rsidR="00CC6546" w:rsidDel="004A03A6">
          <w:rPr>
            <w:noProof/>
            <w:lang w:val="en-GB"/>
          </w:rPr>
          <w:delText>18</w:delText>
        </w:r>
      </w:del>
      <w:r w:rsidR="003F42BA" w:rsidRPr="00B4304A">
        <w:rPr>
          <w:lang w:val="en-GB"/>
        </w:rPr>
        <w:fldChar w:fldCharType="end"/>
      </w:r>
      <w:r w:rsidRPr="00B4304A">
        <w:rPr>
          <w:lang w:val="en-GB"/>
        </w:rPr>
        <w:t>).</w:t>
      </w:r>
    </w:p>
    <w:p w14:paraId="06E9D47D" w14:textId="77777777" w:rsidR="00D721AA" w:rsidRPr="00B4304A" w:rsidRDefault="00241015" w:rsidP="00D721AA">
      <w:pPr>
        <w:keepNext/>
        <w:jc w:val="center"/>
        <w:rPr>
          <w:lang w:val="en-GB"/>
        </w:rPr>
      </w:pPr>
      <w:r>
        <w:rPr>
          <w:noProof/>
          <w:lang w:val="en-US"/>
        </w:rPr>
        <w:lastRenderedPageBreak/>
        <w:drawing>
          <wp:inline distT="0" distB="0" distL="0" distR="0" wp14:anchorId="74520441" wp14:editId="097A1858">
            <wp:extent cx="3819525" cy="282312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9525" cy="2823128"/>
                    </a:xfrm>
                    <a:prstGeom prst="rect">
                      <a:avLst/>
                    </a:prstGeom>
                    <a:noFill/>
                    <a:ln>
                      <a:noFill/>
                    </a:ln>
                  </pic:spPr>
                </pic:pic>
              </a:graphicData>
            </a:graphic>
          </wp:inline>
        </w:drawing>
      </w:r>
    </w:p>
    <w:p w14:paraId="53897535" w14:textId="38909F37" w:rsidR="00D721AA" w:rsidRPr="00B4304A" w:rsidRDefault="00D721AA" w:rsidP="00D721AA">
      <w:pPr>
        <w:pStyle w:val="Caption"/>
        <w:jc w:val="center"/>
        <w:rPr>
          <w:lang w:val="en-GB"/>
        </w:rPr>
      </w:pPr>
      <w:bookmarkStart w:id="254" w:name="_Ref42463457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787B20">
        <w:rPr>
          <w:noProof/>
          <w:lang w:val="en-GB"/>
        </w:rPr>
        <w:t>18</w:t>
      </w:r>
      <w:r w:rsidR="003F42BA" w:rsidRPr="00B4304A">
        <w:rPr>
          <w:lang w:val="en-GB"/>
        </w:rPr>
        <w:fldChar w:fldCharType="end"/>
      </w:r>
      <w:bookmarkEnd w:id="254"/>
      <w:r w:rsidRPr="00B4304A">
        <w:rPr>
          <w:lang w:val="en-GB"/>
        </w:rPr>
        <w:t xml:space="preserve">: </w:t>
      </w:r>
      <w:r w:rsidR="00AF6B9F" w:rsidRPr="00B4304A">
        <w:rPr>
          <w:lang w:val="en-GB"/>
        </w:rPr>
        <w:t xml:space="preserve">Selection of the </w:t>
      </w:r>
      <w:r w:rsidRPr="00B4304A">
        <w:rPr>
          <w:lang w:val="en-GB"/>
        </w:rPr>
        <w:t>Examples Wizard.</w:t>
      </w:r>
    </w:p>
    <w:p w14:paraId="5B625C20" w14:textId="77777777" w:rsidR="00AF6B9F" w:rsidRPr="00B4304A" w:rsidRDefault="00057BFF" w:rsidP="00057BFF">
      <w:pPr>
        <w:keepNext/>
        <w:jc w:val="center"/>
        <w:rPr>
          <w:lang w:val="en-GB"/>
        </w:rPr>
      </w:pPr>
      <w:r w:rsidRPr="00B4304A">
        <w:rPr>
          <w:noProof/>
          <w:lang w:val="en-US"/>
        </w:rPr>
        <w:drawing>
          <wp:inline distT="0" distB="0" distL="0" distR="0" wp14:anchorId="2C049CA5" wp14:editId="47FA3404">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553075" cy="4733925"/>
                    </a:xfrm>
                    <a:prstGeom prst="rect">
                      <a:avLst/>
                    </a:prstGeom>
                  </pic:spPr>
                </pic:pic>
              </a:graphicData>
            </a:graphic>
          </wp:inline>
        </w:drawing>
      </w:r>
    </w:p>
    <w:p w14:paraId="67752AB6" w14:textId="53CC0238" w:rsidR="00D721AA" w:rsidRPr="00B4304A" w:rsidRDefault="00AF6B9F" w:rsidP="00057BFF">
      <w:pPr>
        <w:pStyle w:val="Caption"/>
        <w:jc w:val="center"/>
        <w:rPr>
          <w:lang w:val="en-GB"/>
        </w:rPr>
      </w:pPr>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787B20">
        <w:rPr>
          <w:noProof/>
          <w:lang w:val="en-GB"/>
        </w:rPr>
        <w:t>19</w:t>
      </w:r>
      <w:r w:rsidR="003F42BA" w:rsidRPr="00B4304A">
        <w:rPr>
          <w:lang w:val="en-GB"/>
        </w:rPr>
        <w:fldChar w:fldCharType="end"/>
      </w:r>
      <w:r w:rsidRPr="00B4304A">
        <w:rPr>
          <w:lang w:val="en-GB"/>
        </w:rPr>
        <w:t>: Examples Wizard.</w:t>
      </w:r>
    </w:p>
    <w:p w14:paraId="14F48853" w14:textId="77777777" w:rsidR="00D721AA" w:rsidRPr="00B4304A" w:rsidRDefault="00AF6B9F" w:rsidP="00F170C0">
      <w:pPr>
        <w:jc w:val="both"/>
        <w:rPr>
          <w:lang w:val="en-GB"/>
        </w:rPr>
      </w:pPr>
      <w:proofErr w:type="spellStart"/>
      <w:r w:rsidRPr="00B4304A">
        <w:rPr>
          <w:lang w:val="en-GB"/>
        </w:rPr>
        <w:lastRenderedPageBreak/>
        <w:t>EASy</w:t>
      </w:r>
      <w:proofErr w:type="spellEnd"/>
      <w:r w:rsidRPr="00B4304A">
        <w:rPr>
          <w:lang w:val="en-GB"/>
        </w:rPr>
        <w:t xml:space="preserve">-Producer will open the Examples Wizard to offer possible </w:t>
      </w:r>
      <w:proofErr w:type="spellStart"/>
      <w:r w:rsidRPr="00B4304A">
        <w:rPr>
          <w:lang w:val="en-GB"/>
        </w:rPr>
        <w:t>EASy</w:t>
      </w:r>
      <w:proofErr w:type="spellEnd"/>
      <w:r w:rsidRPr="00B4304A">
        <w:rPr>
          <w:lang w:val="en-GB"/>
        </w:rPr>
        <w:t xml:space="preserve">-Producer examples. Select the desired examples and press on Finish. Each example may install multiple </w:t>
      </w:r>
      <w:proofErr w:type="spellStart"/>
      <w:r w:rsidRPr="00B4304A">
        <w:rPr>
          <w:lang w:val="en-GB"/>
        </w:rPr>
        <w:t>EASy</w:t>
      </w:r>
      <w:proofErr w:type="spellEnd"/>
      <w:r w:rsidRPr="00B4304A">
        <w:rPr>
          <w:lang w:val="en-GB"/>
        </w:rPr>
        <w:t xml:space="preserve">-Producer projects into the current workspace. </w:t>
      </w:r>
      <w:r w:rsidR="00F170C0">
        <w:rPr>
          <w:lang w:val="en-GB"/>
        </w:rPr>
        <w:t>Importing the examples may take a while.</w:t>
      </w:r>
    </w:p>
    <w:p w14:paraId="041E8377" w14:textId="77777777" w:rsidR="00AF6B9F" w:rsidRPr="00B4304A" w:rsidRDefault="00131067" w:rsidP="00AF6B9F">
      <w:pPr>
        <w:pStyle w:val="Heading2"/>
        <w:rPr>
          <w:lang w:val="en-GB"/>
        </w:rPr>
      </w:pPr>
      <w:bookmarkStart w:id="255" w:name="_Toc425144889"/>
      <w:bookmarkStart w:id="256" w:name="_Ref425920770"/>
      <w:r w:rsidRPr="00B4304A">
        <w:rPr>
          <w:lang w:val="en-GB"/>
        </w:rPr>
        <w:t>Running the Examples</w:t>
      </w:r>
      <w:bookmarkEnd w:id="255"/>
      <w:bookmarkEnd w:id="256"/>
    </w:p>
    <w:p w14:paraId="21A61F42" w14:textId="77777777" w:rsidR="00057BFF" w:rsidRDefault="00057BFF" w:rsidP="00131067">
      <w:pPr>
        <w:pStyle w:val="Heading3"/>
        <w:rPr>
          <w:lang w:val="en-GB"/>
        </w:rPr>
      </w:pPr>
      <w:bookmarkStart w:id="257" w:name="_Toc425144890"/>
      <w:proofErr w:type="spellStart"/>
      <w:r w:rsidRPr="00B4304A">
        <w:rPr>
          <w:lang w:val="en-GB"/>
        </w:rPr>
        <w:t>EASyDemoCommands</w:t>
      </w:r>
      <w:bookmarkEnd w:id="257"/>
      <w:proofErr w:type="spellEnd"/>
    </w:p>
    <w:p w14:paraId="7D09F533" w14:textId="77777777"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14:paraId="021097A6" w14:textId="69386446"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r w:rsidR="00091741">
        <w:fldChar w:fldCharType="begin"/>
      </w:r>
      <w:r w:rsidR="00091741" w:rsidRPr="00C3111B">
        <w:rPr>
          <w:lang w:val="en-US"/>
        </w:rPr>
        <w:instrText xml:space="preserve"> REF _Ref425142588 \h  \* MERGEFORMAT </w:instrText>
      </w:r>
      <w:r w:rsidR="00091741">
        <w:fldChar w:fldCharType="separate"/>
      </w:r>
      <w:ins w:id="258" w:author="Holger Eichelberger" w:date="2021-10-21T09:16:00Z">
        <w:r w:rsidR="00787B20" w:rsidRPr="00672926">
          <w:rPr>
            <w:lang w:val="en-GB"/>
          </w:rPr>
          <w:t xml:space="preserve">Figure </w:t>
        </w:r>
        <w:r w:rsidR="00787B20">
          <w:rPr>
            <w:noProof/>
            <w:lang w:val="en-GB"/>
          </w:rPr>
          <w:t>20</w:t>
        </w:r>
      </w:ins>
      <w:del w:id="259" w:author="Holger Eichelberger" w:date="2021-06-03T09:54:00Z">
        <w:r w:rsidR="00CC6546" w:rsidRPr="00672926" w:rsidDel="004A03A6">
          <w:rPr>
            <w:lang w:val="en-GB"/>
          </w:rPr>
          <w:delText xml:space="preserve">Figure </w:delText>
        </w:r>
        <w:r w:rsidR="00CC6546" w:rsidDel="004A03A6">
          <w:rPr>
            <w:noProof/>
            <w:lang w:val="en-GB"/>
          </w:rPr>
          <w:delText>20</w:delText>
        </w:r>
      </w:del>
      <w:r w:rsidR="00091741">
        <w:fldChar w:fldCharType="end"/>
      </w:r>
      <w:r>
        <w:rPr>
          <w:lang w:val="en-GB"/>
        </w:rPr>
        <w:t>).</w:t>
      </w:r>
    </w:p>
    <w:p w14:paraId="519660FE" w14:textId="77777777" w:rsidR="00672926" w:rsidRDefault="00372BAB" w:rsidP="00672926">
      <w:pPr>
        <w:keepNext/>
        <w:jc w:val="center"/>
      </w:pPr>
      <w:r>
        <w:rPr>
          <w:noProof/>
          <w:lang w:eastAsia="de-DE"/>
        </w:rPr>
        <w:pict w14:anchorId="64AA61A1">
          <v:oval id="_x0000_s1083" style="position:absolute;left:0;text-align:left;margin-left:87.4pt;margin-top:170.65pt;width:108.75pt;height:26.25pt;z-index:251666432" filled="f" strokecolor="#c00000" strokeweight="2pt"/>
        </w:pict>
      </w:r>
      <w:r w:rsidR="00672926">
        <w:rPr>
          <w:noProof/>
          <w:lang w:val="en-US"/>
        </w:rPr>
        <w:drawing>
          <wp:inline distT="0" distB="0" distL="0" distR="0" wp14:anchorId="77705811" wp14:editId="2BEF8AAC">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inline>
        </w:drawing>
      </w:r>
    </w:p>
    <w:p w14:paraId="1113D821" w14:textId="5C9E2748" w:rsidR="00672926" w:rsidRPr="00672926" w:rsidRDefault="00672926" w:rsidP="00672926">
      <w:pPr>
        <w:pStyle w:val="Caption"/>
        <w:jc w:val="center"/>
        <w:rPr>
          <w:lang w:val="en-GB"/>
        </w:rPr>
      </w:pPr>
      <w:bookmarkStart w:id="260" w:name="_Ref425142588"/>
      <w:r w:rsidRPr="00672926">
        <w:rPr>
          <w:lang w:val="en-GB"/>
        </w:rPr>
        <w:t xml:space="preserve">Figure </w:t>
      </w:r>
      <w:r w:rsidR="003F42BA">
        <w:fldChar w:fldCharType="begin"/>
      </w:r>
      <w:r w:rsidRPr="00672926">
        <w:rPr>
          <w:lang w:val="en-GB"/>
        </w:rPr>
        <w:instrText xml:space="preserve"> SEQ Figure \* ARABIC </w:instrText>
      </w:r>
      <w:r w:rsidR="003F42BA">
        <w:fldChar w:fldCharType="separate"/>
      </w:r>
      <w:r w:rsidR="00787B20">
        <w:rPr>
          <w:noProof/>
          <w:lang w:val="en-GB"/>
        </w:rPr>
        <w:t>20</w:t>
      </w:r>
      <w:r w:rsidR="003F42BA">
        <w:fldChar w:fldCharType="end"/>
      </w:r>
      <w:bookmarkEnd w:id="260"/>
      <w:r w:rsidRPr="00672926">
        <w:rPr>
          <w:lang w:val="en-GB"/>
        </w:rPr>
        <w:t>: Command to open the "Product Line Editor".</w:t>
      </w:r>
    </w:p>
    <w:p w14:paraId="41572B07" w14:textId="77777777"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14:paraId="481A787F" w14:textId="77777777" w:rsidR="001D5D8F" w:rsidRDefault="00372BAB" w:rsidP="001D5D8F">
      <w:pPr>
        <w:keepNext/>
        <w:jc w:val="center"/>
      </w:pPr>
      <w:r>
        <w:rPr>
          <w:noProof/>
          <w:lang w:eastAsia="de-DE"/>
        </w:rPr>
        <w:lastRenderedPageBreak/>
        <w:pict w14:anchorId="1FA7C420">
          <v:oval id="_x0000_s1085" style="position:absolute;left:0;text-align:left;margin-left:295.9pt;margin-top:18.75pt;width:157.5pt;height:26.25pt;z-index:251668480" filled="f" strokecolor="#c00000" strokeweight="2pt"/>
        </w:pict>
      </w:r>
      <w:r>
        <w:rPr>
          <w:noProof/>
          <w:lang w:eastAsia="de-DE"/>
        </w:rPr>
        <w:pict w14:anchorId="021BB8B9">
          <v:oval id="_x0000_s1084" style="position:absolute;left:0;text-align:left;margin-left:-9.35pt;margin-top:151.5pt;width:119.25pt;height:26.25pt;z-index:251667456" filled="f" strokecolor="#c00000" strokeweight="2pt"/>
        </w:pict>
      </w:r>
      <w:r w:rsidR="001D5D8F">
        <w:rPr>
          <w:noProof/>
          <w:lang w:val="en-US"/>
        </w:rPr>
        <w:drawing>
          <wp:inline distT="0" distB="0" distL="0" distR="0" wp14:anchorId="7C8A546A" wp14:editId="61D56417">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3A8D6885" w14:textId="4455AA53" w:rsidR="001D5D8F" w:rsidRPr="001D5D8F" w:rsidRDefault="001D5D8F" w:rsidP="001D5D8F">
      <w:pPr>
        <w:pStyle w:val="Caption"/>
        <w:jc w:val="center"/>
        <w:rPr>
          <w:lang w:val="en-GB"/>
        </w:rPr>
      </w:pPr>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r w:rsidR="00787B20">
        <w:rPr>
          <w:noProof/>
          <w:lang w:val="en-GB"/>
        </w:rPr>
        <w:t>21</w:t>
      </w:r>
      <w:r w:rsidR="003F42BA">
        <w:fldChar w:fldCharType="end"/>
      </w:r>
      <w:r w:rsidRPr="001D5D8F">
        <w:rPr>
          <w:lang w:val="en-GB"/>
        </w:rPr>
        <w:t>: Derivation of a new "product" project.</w:t>
      </w:r>
    </w:p>
    <w:p w14:paraId="5DEF7BA0" w14:textId="77777777"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14:paraId="476683A3" w14:textId="77777777" w:rsidR="004444BA" w:rsidRDefault="004444BA" w:rsidP="004444BA">
      <w:pPr>
        <w:pStyle w:val="Heading4"/>
        <w:rPr>
          <w:lang w:val="en-GB"/>
        </w:rPr>
      </w:pPr>
      <w:proofErr w:type="spellStart"/>
      <w:r w:rsidRPr="004444BA">
        <w:rPr>
          <w:lang w:val="en-GB"/>
        </w:rPr>
        <w:t>EASyDemoCommandsPlatform</w:t>
      </w:r>
      <w:proofErr w:type="spellEnd"/>
    </w:p>
    <w:p w14:paraId="42D4EE3D" w14:textId="77777777"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14:paraId="7DC474D2" w14:textId="77777777" w:rsidR="004444BA" w:rsidRDefault="004444BA" w:rsidP="004444BA">
      <w:pPr>
        <w:pStyle w:val="Heading4"/>
        <w:rPr>
          <w:lang w:val="en-GB"/>
        </w:rPr>
      </w:pPr>
      <w:proofErr w:type="spellStart"/>
      <w:r w:rsidRPr="004444BA">
        <w:rPr>
          <w:lang w:val="en-GB"/>
        </w:rPr>
        <w:t>EASyDemoCommandsConstants</w:t>
      </w:r>
      <w:proofErr w:type="spellEnd"/>
    </w:p>
    <w:p w14:paraId="74C2943F" w14:textId="5F0417D4" w:rsidR="004444BA" w:rsidRDefault="00372BAB" w:rsidP="00C51A99">
      <w:pPr>
        <w:jc w:val="both"/>
        <w:rPr>
          <w:lang w:val="en-GB"/>
        </w:rPr>
      </w:pPr>
      <w:r>
        <w:rPr>
          <w:noProof/>
        </w:rPr>
        <w:pict w14:anchorId="526DA164">
          <v:shape id="Textfeld 2" o:spid="_x0000_s1086" type="#_x0000_t202" style="position:absolute;left:0;text-align:left;margin-left:26.6pt;margin-top:59.65pt;width:400.35pt;height:135.75pt;z-index:251670528;visibility:visible;mso-width-relative:margin;mso-height-relative:margin" stroked="f">
            <v:textbox style="mso-next-textbox:#Textfeld 2">
              <w:txbxContent>
                <w:p w14:paraId="7830D44D"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 xml:space="preserve">JavaFileArtifact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/src/io/ssehub/easy/demo/command/constants/Main.java"</w:t>
                  </w:r>
                  <w:r w:rsidRPr="002C1971">
                    <w:rPr>
                      <w:rFonts w:ascii="Consolas" w:hAnsi="Consolas" w:cs="Consolas"/>
                      <w:color w:val="000000"/>
                      <w:sz w:val="20"/>
                      <w:szCs w:val="20"/>
                      <w:lang w:val="en-GB"/>
                    </w:rPr>
                    <w:t>;</w:t>
                  </w:r>
                </w:p>
                <w:p w14:paraId="044D935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JavaClass cls = f.defaultClass();</w:t>
                  </w:r>
                </w:p>
                <w:p w14:paraId="2F1A7D1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).setValue(cfg.appName);</w:t>
                  </w:r>
                </w:p>
                <w:p w14:paraId="263DF1AA"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14:paraId="316CC87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14:paraId="355388E6"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14:paraId="60B7A935"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p>
                <w:p w14:paraId="00E3454D" w14:textId="77777777" w:rsidR="00403E31" w:rsidRPr="002C1971" w:rsidRDefault="00403E31" w:rsidP="00C51A99">
                  <w:pPr>
                    <w:pStyle w:val="Heading4"/>
                    <w:rPr>
                      <w:rFonts w:ascii="Consolas" w:hAnsi="Consolas" w:cs="Consolas"/>
                      <w:b w:val="0"/>
                      <w:i w:val="0"/>
                      <w:color w:val="000000"/>
                      <w:sz w:val="20"/>
                      <w:szCs w:val="20"/>
                      <w:lang w:val="en-GB"/>
                    </w:rPr>
                  </w:pPr>
                  <w:r w:rsidRPr="002C1971">
                    <w:rPr>
                      <w:rFonts w:ascii="Consolas" w:hAnsi="Consolas" w:cs="Consolas"/>
                      <w:b w:val="0"/>
                      <w:i w:val="0"/>
                      <w:color w:val="000000"/>
                      <w:sz w:val="20"/>
                      <w:szCs w:val="20"/>
                      <w:lang w:val="en-GB"/>
                    </w:rPr>
                    <w:t>javac(</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/src/**/*.java"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14:paraId="29E655CB" w14:textId="2DD8909E" w:rsidR="00403E31" w:rsidRPr="001D5D8F" w:rsidRDefault="00403E31" w:rsidP="00C51A99">
                  <w:pPr>
                    <w:pStyle w:val="Caption"/>
                    <w:jc w:val="center"/>
                    <w:rPr>
                      <w:lang w:val="en-GB"/>
                    </w:rPr>
                  </w:pPr>
                  <w:bookmarkStart w:id="261" w:name="_Ref425144186"/>
                  <w:r w:rsidRPr="001D5D8F">
                    <w:rPr>
                      <w:lang w:val="en-GB"/>
                    </w:rPr>
                    <w:t xml:space="preserve">Figure </w:t>
                  </w:r>
                  <w:r>
                    <w:fldChar w:fldCharType="begin"/>
                  </w:r>
                  <w:r w:rsidRPr="001D5D8F">
                    <w:rPr>
                      <w:lang w:val="en-GB"/>
                    </w:rPr>
                    <w:instrText xml:space="preserve"> SEQ Figure \* ARABIC </w:instrText>
                  </w:r>
                  <w:r>
                    <w:fldChar w:fldCharType="separate"/>
                  </w:r>
                  <w:r w:rsidR="00787B20">
                    <w:rPr>
                      <w:noProof/>
                      <w:lang w:val="en-GB"/>
                    </w:rPr>
                    <w:t>22</w:t>
                  </w:r>
                  <w:r>
                    <w:fldChar w:fldCharType="end"/>
                  </w:r>
                  <w:bookmarkEnd w:id="261"/>
                  <w:r w:rsidRPr="001D5D8F">
                    <w:rPr>
                      <w:lang w:val="en-GB"/>
                    </w:rPr>
                    <w:t xml:space="preserve">: </w:t>
                  </w:r>
                  <w:r>
                    <w:rPr>
                      <w:lang w:val="en-GB"/>
                    </w:rPr>
                    <w:t>VIL code snippet EASyDemoCommandsConstants.</w:t>
                  </w:r>
                </w:p>
                <w:p w14:paraId="047616C8" w14:textId="77777777" w:rsidR="00403E31" w:rsidRPr="00C51A99" w:rsidRDefault="00403E31" w:rsidP="00C51A99">
                  <w:pPr>
                    <w:rPr>
                      <w:lang w:val="en-GB"/>
                    </w:rPr>
                  </w:pPr>
                </w:p>
                <w:p w14:paraId="4154A0F4" w14:textId="77777777" w:rsidR="00403E31" w:rsidRPr="00C51A99" w:rsidRDefault="00403E31">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r w:rsidR="00091741">
        <w:fldChar w:fldCharType="begin"/>
      </w:r>
      <w:r w:rsidR="00091741" w:rsidRPr="00C3111B">
        <w:rPr>
          <w:lang w:val="en-US"/>
        </w:rPr>
        <w:instrText xml:space="preserve"> REF _Ref425144186 \h  \* MERGEFORMAT </w:instrText>
      </w:r>
      <w:r w:rsidR="00091741">
        <w:fldChar w:fldCharType="separate"/>
      </w:r>
      <w:ins w:id="262" w:author="Holger Eichelberger" w:date="2021-10-21T09:16:00Z">
        <w:r w:rsidR="00787B20" w:rsidRPr="001D5D8F">
          <w:rPr>
            <w:lang w:val="en-GB"/>
          </w:rPr>
          <w:t xml:space="preserve">Figure </w:t>
        </w:r>
        <w:r w:rsidR="00787B20">
          <w:rPr>
            <w:noProof/>
            <w:lang w:val="en-GB"/>
          </w:rPr>
          <w:t>22</w:t>
        </w:r>
      </w:ins>
      <w:del w:id="263" w:author="Holger Eichelberger" w:date="2021-06-03T09:54:00Z">
        <w:r w:rsidR="00CC6546" w:rsidRPr="001D5D8F" w:rsidDel="004A03A6">
          <w:rPr>
            <w:lang w:val="en-GB"/>
          </w:rPr>
          <w:delText xml:space="preserve">Figure </w:delText>
        </w:r>
        <w:r w:rsidR="00CC6546" w:rsidDel="004A03A6">
          <w:rPr>
            <w:noProof/>
            <w:lang w:val="en-GB"/>
          </w:rPr>
          <w:delText>22</w:delText>
        </w:r>
      </w:del>
      <w:r w:rsidR="00091741">
        <w:fldChar w:fldCharType="end"/>
      </w:r>
      <w:r w:rsidR="00C51A99">
        <w:rPr>
          <w:lang w:val="en-GB"/>
        </w:rPr>
        <w:t xml:space="preserve"> shows how VIL is used to change the values of defined constants inside the Main class, before the changed classes are compiled into the bin directory.</w:t>
      </w:r>
    </w:p>
    <w:p w14:paraId="67BE2DBE" w14:textId="77777777" w:rsidR="004444BA" w:rsidRDefault="004444BA" w:rsidP="00C51A99">
      <w:pPr>
        <w:pStyle w:val="Heading4"/>
        <w:rPr>
          <w:lang w:val="en-GB"/>
        </w:rPr>
      </w:pPr>
      <w:proofErr w:type="spellStart"/>
      <w:r w:rsidRPr="004444BA">
        <w:rPr>
          <w:lang w:val="en-GB"/>
        </w:rPr>
        <w:t>EASyDemoCommandsFile</w:t>
      </w:r>
      <w:proofErr w:type="spellEnd"/>
    </w:p>
    <w:p w14:paraId="05EDD1C8" w14:textId="77777777" w:rsidR="00191AA1" w:rsidRPr="00191AA1" w:rsidRDefault="00191AA1" w:rsidP="00191AA1">
      <w:pPr>
        <w:jc w:val="both"/>
        <w:rPr>
          <w:lang w:val="en-GB"/>
        </w:rPr>
      </w:pPr>
      <w:r>
        <w:rPr>
          <w:lang w:val="en-GB"/>
        </w:rPr>
        <w:t>This project used VIL to delete not selects files from the derived project.</w:t>
      </w:r>
    </w:p>
    <w:p w14:paraId="0F958D85" w14:textId="77777777" w:rsidR="004444BA" w:rsidRDefault="004444BA" w:rsidP="004444BA">
      <w:pPr>
        <w:pStyle w:val="Heading4"/>
        <w:rPr>
          <w:lang w:val="en-GB"/>
        </w:rPr>
      </w:pPr>
      <w:proofErr w:type="spellStart"/>
      <w:r w:rsidRPr="004444BA">
        <w:rPr>
          <w:lang w:val="en-GB"/>
        </w:rPr>
        <w:t>EASyDemoCommandsGen</w:t>
      </w:r>
      <w:proofErr w:type="spellEnd"/>
    </w:p>
    <w:p w14:paraId="7762F311" w14:textId="77777777" w:rsidR="00191AA1" w:rsidRPr="00191AA1" w:rsidRDefault="00191AA1" w:rsidP="00191AA1">
      <w:pPr>
        <w:jc w:val="both"/>
        <w:rPr>
          <w:lang w:val="en-GB"/>
        </w:rPr>
      </w:pPr>
      <w:r>
        <w:rPr>
          <w:lang w:val="en-GB"/>
        </w:rPr>
        <w:t>This project uses VTL to generate new java files according to the specified configuration.</w:t>
      </w:r>
    </w:p>
    <w:p w14:paraId="2A13C585" w14:textId="77777777" w:rsidR="004444BA" w:rsidRDefault="004444BA" w:rsidP="004444BA">
      <w:pPr>
        <w:pStyle w:val="Heading4"/>
        <w:rPr>
          <w:lang w:val="en-GB"/>
        </w:rPr>
      </w:pPr>
      <w:proofErr w:type="spellStart"/>
      <w:r w:rsidRPr="004444BA">
        <w:rPr>
          <w:lang w:val="en-GB"/>
        </w:rPr>
        <w:t>EASyDemoCommandsGenStatic</w:t>
      </w:r>
      <w:proofErr w:type="spellEnd"/>
    </w:p>
    <w:p w14:paraId="538D39FC" w14:textId="77777777" w:rsidR="00191AA1" w:rsidRPr="00191AA1" w:rsidRDefault="00191AA1" w:rsidP="00191AA1">
      <w:pPr>
        <w:jc w:val="both"/>
        <w:rPr>
          <w:lang w:val="en-GB"/>
        </w:rPr>
      </w:pPr>
      <w:r>
        <w:rPr>
          <w:lang w:val="en-GB"/>
        </w:rPr>
        <w:t>This project uses VTL to generate one Java source file which constants, which is uses for conditional compilation.</w:t>
      </w:r>
    </w:p>
    <w:p w14:paraId="6BF65B00" w14:textId="77777777" w:rsidR="004444BA" w:rsidRDefault="004444BA" w:rsidP="004444BA">
      <w:pPr>
        <w:pStyle w:val="Heading4"/>
        <w:rPr>
          <w:lang w:val="en-GB"/>
        </w:rPr>
      </w:pPr>
      <w:proofErr w:type="spellStart"/>
      <w:r w:rsidRPr="004444BA">
        <w:rPr>
          <w:lang w:val="en-GB"/>
        </w:rPr>
        <w:lastRenderedPageBreak/>
        <w:t>EASyDemoCommandsVelocity</w:t>
      </w:r>
      <w:proofErr w:type="spellEnd"/>
    </w:p>
    <w:p w14:paraId="650E02C3" w14:textId="77777777" w:rsidR="00191AA1" w:rsidRPr="00191AA1" w:rsidRDefault="00191AA1" w:rsidP="00191AA1">
      <w:pPr>
        <w:rPr>
          <w:lang w:val="en-GB"/>
        </w:rPr>
      </w:pPr>
      <w:r>
        <w:rPr>
          <w:lang w:val="en-GB"/>
        </w:rPr>
        <w:t>This projects uses velocity</w:t>
      </w:r>
      <w:r>
        <w:rPr>
          <w:rStyle w:val="FootnoteReference"/>
          <w:lang w:val="en-GB"/>
        </w:rPr>
        <w:footnoteReference w:id="13"/>
      </w:r>
      <w:r>
        <w:rPr>
          <w:lang w:val="en-GB"/>
        </w:rPr>
        <w:t xml:space="preserve"> as a pre-processor for removing unselected variability out of the source code.</w:t>
      </w:r>
    </w:p>
    <w:p w14:paraId="658CE51B" w14:textId="77777777" w:rsidR="00057BFF" w:rsidRPr="00B4304A" w:rsidRDefault="00057BFF" w:rsidP="00131067">
      <w:pPr>
        <w:pStyle w:val="Heading3"/>
        <w:rPr>
          <w:lang w:val="en-GB"/>
        </w:rPr>
      </w:pPr>
      <w:bookmarkStart w:id="264" w:name="_Toc425144891"/>
      <w:proofErr w:type="spellStart"/>
      <w:r w:rsidRPr="00B4304A">
        <w:rPr>
          <w:lang w:val="en-GB"/>
        </w:rPr>
        <w:t>EASyDemoTree</w:t>
      </w:r>
      <w:bookmarkEnd w:id="264"/>
      <w:proofErr w:type="spellEnd"/>
    </w:p>
    <w:p w14:paraId="693E16B8" w14:textId="77777777" w:rsidR="00131067" w:rsidRPr="00B4304A" w:rsidRDefault="00131067" w:rsidP="00131067">
      <w:pPr>
        <w:pStyle w:val="Heading3"/>
        <w:rPr>
          <w:lang w:val="en-GB"/>
        </w:rPr>
      </w:pPr>
      <w:bookmarkStart w:id="265" w:name="_Toc425144892"/>
      <w:r w:rsidRPr="00B4304A">
        <w:rPr>
          <w:lang w:val="en-GB"/>
        </w:rPr>
        <w:t>HelloWorld</w:t>
      </w:r>
      <w:bookmarkEnd w:id="265"/>
    </w:p>
    <w:p w14:paraId="0DFA8FDA" w14:textId="77777777" w:rsidR="00595397" w:rsidRPr="00B4304A" w:rsidRDefault="00595397" w:rsidP="001D5D8F">
      <w:pPr>
        <w:jc w:val="both"/>
        <w:rPr>
          <w:lang w:val="en-GB"/>
        </w:rPr>
      </w:pPr>
      <w:r w:rsidRPr="00B4304A">
        <w:rPr>
          <w:lang w:val="en-GB"/>
        </w:rPr>
        <w:t xml:space="preserve">This example contains three </w:t>
      </w:r>
      <w:proofErr w:type="spellStart"/>
      <w:r w:rsidRPr="00B4304A">
        <w:rPr>
          <w:lang w:val="en-GB"/>
        </w:rPr>
        <w:t>EASy</w:t>
      </w:r>
      <w:proofErr w:type="spellEnd"/>
      <w:r w:rsidRPr="00B4304A">
        <w:rPr>
          <w:lang w:val="en-GB"/>
        </w:rPr>
        <w:t xml:space="preserve">-Producer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14:paraId="606D4D19" w14:textId="77777777" w:rsidR="00595397" w:rsidRPr="00B4304A" w:rsidRDefault="00595397" w:rsidP="001D5D8F">
      <w:pPr>
        <w:pStyle w:val="ListParagraph"/>
        <w:numPr>
          <w:ilvl w:val="0"/>
          <w:numId w:val="32"/>
        </w:numPr>
        <w:jc w:val="both"/>
        <w:rPr>
          <w:lang w:val="en-GB"/>
        </w:rPr>
      </w:pPr>
      <w:r w:rsidRPr="00B4304A">
        <w:rPr>
          <w:b/>
          <w:bCs/>
          <w:lang w:val="en-GB"/>
        </w:rPr>
        <w:t>HelloWorld</w:t>
      </w:r>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14:paraId="5C33AD0B" w14:textId="77777777" w:rsidR="00595397" w:rsidRPr="00B4304A" w:rsidRDefault="00595397" w:rsidP="001D5D8F">
      <w:pPr>
        <w:pStyle w:val="ListParagraph"/>
        <w:numPr>
          <w:ilvl w:val="0"/>
          <w:numId w:val="32"/>
        </w:numPr>
        <w:jc w:val="both"/>
        <w:rPr>
          <w:lang w:val="en-GB"/>
        </w:rPr>
      </w:pPr>
      <w:proofErr w:type="spellStart"/>
      <w:r w:rsidRPr="00B4304A">
        <w:rPr>
          <w:b/>
          <w:bCs/>
          <w:lang w:val="en-GB"/>
        </w:rPr>
        <w:t>HelloWorldExtended</w:t>
      </w:r>
      <w:proofErr w:type="spellEnd"/>
      <w:r w:rsidRPr="00B4304A">
        <w:rPr>
          <w:lang w:val="en-GB"/>
        </w:rPr>
        <w:t xml:space="preserve"> uses VTL to generate code out from a template file. After instantiation, a new </w:t>
      </w:r>
      <w:r w:rsidR="005268DB" w:rsidRPr="00B4304A">
        <w:rPr>
          <w:lang w:val="en-GB"/>
        </w:rPr>
        <w:t>Java source file will be generated to “</w:t>
      </w:r>
      <w:proofErr w:type="spellStart"/>
      <w:r w:rsidR="005268DB" w:rsidRPr="00B4304A">
        <w:rPr>
          <w:lang w:val="en-GB"/>
        </w:rPr>
        <w:t>src</w:t>
      </w:r>
      <w:proofErr w:type="spellEnd"/>
      <w:r w:rsidR="005268DB" w:rsidRPr="00B4304A">
        <w:rPr>
          <w:lang w:val="en-GB"/>
        </w:rPr>
        <w:t>”.</w:t>
      </w:r>
    </w:p>
    <w:p w14:paraId="45826D97" w14:textId="77777777" w:rsidR="00595397" w:rsidRPr="00B4304A" w:rsidRDefault="00595397" w:rsidP="001D5D8F">
      <w:pPr>
        <w:pStyle w:val="ListParagraph"/>
        <w:numPr>
          <w:ilvl w:val="0"/>
          <w:numId w:val="32"/>
        </w:numPr>
        <w:jc w:val="both"/>
        <w:rPr>
          <w:lang w:val="en-GB"/>
        </w:rPr>
      </w:pPr>
      <w:proofErr w:type="spellStart"/>
      <w:r w:rsidRPr="00B4304A">
        <w:rPr>
          <w:b/>
          <w:bCs/>
          <w:lang w:val="en-GB"/>
        </w:rPr>
        <w:t>HelloWorldExtended</w:t>
      </w:r>
      <w:proofErr w:type="spellEnd"/>
      <w:r w:rsidRPr="00B4304A">
        <w:rPr>
          <w:lang w:val="en-GB"/>
        </w:rPr>
        <w:t xml:space="preserve"> uses a VTL file to generate code, compile and pack it into a runnable JAR file.</w:t>
      </w:r>
      <w:r w:rsidR="005268DB" w:rsidRPr="00B4304A">
        <w:rPr>
          <w:lang w:val="en-GB"/>
        </w:rPr>
        <w:t xml:space="preserve"> After instantiation, a new Java source file will be generated to “</w:t>
      </w:r>
      <w:proofErr w:type="spellStart"/>
      <w:r w:rsidR="005268DB" w:rsidRPr="00B4304A">
        <w:rPr>
          <w:lang w:val="en-GB"/>
        </w:rPr>
        <w:t>src</w:t>
      </w:r>
      <w:proofErr w:type="spellEnd"/>
      <w:r w:rsidR="005268DB" w:rsidRPr="00B4304A">
        <w:rPr>
          <w:lang w:val="en-GB"/>
        </w:rPr>
        <w:t>”, which will also be compiled to bin and stored inside the newly generated “Hello.jar” file.</w:t>
      </w:r>
    </w:p>
    <w:p w14:paraId="37B31797" w14:textId="77777777" w:rsidR="005268DB" w:rsidRPr="00B4304A" w:rsidRDefault="00372BAB" w:rsidP="00595397">
      <w:pPr>
        <w:rPr>
          <w:lang w:val="en-GB"/>
        </w:rPr>
      </w:pPr>
      <w:r>
        <w:rPr>
          <w:lang w:val="en-GB" w:eastAsia="de-DE"/>
        </w:rPr>
        <w:pict w14:anchorId="52D56DC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Pr>
          <w:lang w:val="en-GB" w:eastAsia="de-DE"/>
        </w:rPr>
        <w:pict w14:anchorId="60E0DC61">
          <v:shape id="_x0000_s1068" type="#_x0000_t67" style="position:absolute;margin-left:314.8pt;margin-top:54.95pt;width:11.7pt;height:18.5pt;rotation:4002795fd;z-index:251664384" fillcolor="#c00000" strokecolor="#c00000">
            <v:textbox style="layout-flow:vertical-ideographic"/>
          </v:shape>
        </w:pict>
      </w:r>
      <w:r>
        <w:rPr>
          <w:lang w:val="en-GB" w:eastAsia="de-DE"/>
        </w:rPr>
        <w:pict w14:anchorId="2D736FD3">
          <v:oval id="_x0000_s1067" style="position:absolute;margin-left:150.4pt;margin-top:156.3pt;width:78pt;height:16.5pt;z-index:251663360" filled="f" strokecolor="#c00000" strokeweight="2pt"/>
        </w:pict>
      </w:r>
      <w:r w:rsidR="005268DB" w:rsidRPr="00B4304A">
        <w:rPr>
          <w:noProof/>
          <w:lang w:val="en-US"/>
        </w:rPr>
        <w:drawing>
          <wp:inline distT="0" distB="0" distL="0" distR="0" wp14:anchorId="4095AB6C" wp14:editId="48DE29CC">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760720" cy="2969778"/>
                    </a:xfrm>
                    <a:prstGeom prst="rect">
                      <a:avLst/>
                    </a:prstGeom>
                    <a:solidFill>
                      <a:srgbClr val="C00000"/>
                    </a:solidFill>
                  </pic:spPr>
                </pic:pic>
              </a:graphicData>
            </a:graphic>
          </wp:inline>
        </w:drawing>
      </w:r>
    </w:p>
    <w:p w14:paraId="6C9CDE9C" w14:textId="77777777"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14:paraId="5914EFF2" w14:textId="77777777" w:rsidR="00131067" w:rsidRPr="00B4304A" w:rsidRDefault="00AF6B9F" w:rsidP="00131067">
      <w:pPr>
        <w:pStyle w:val="Heading3"/>
        <w:rPr>
          <w:lang w:val="en-GB"/>
        </w:rPr>
      </w:pPr>
      <w:bookmarkStart w:id="266" w:name="_Toc425144893"/>
      <w:r w:rsidRPr="00B4304A">
        <w:rPr>
          <w:lang w:val="en-GB"/>
        </w:rPr>
        <w:t>Elevator-Examples</w:t>
      </w:r>
      <w:bookmarkEnd w:id="266"/>
    </w:p>
    <w:p w14:paraId="1345F8B3" w14:textId="77777777"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267" w:name="_Ref424633910"/>
      <w:r w:rsidRPr="00B4304A">
        <w:rPr>
          <w:lang w:val="en-GB"/>
        </w:rPr>
        <w:br w:type="page"/>
      </w:r>
    </w:p>
    <w:p w14:paraId="7E62A013" w14:textId="77777777" w:rsidR="00954DFA" w:rsidRPr="00B4304A" w:rsidRDefault="00954DFA" w:rsidP="00954DFA">
      <w:pPr>
        <w:pStyle w:val="Heading1"/>
        <w:rPr>
          <w:lang w:val="en-GB"/>
        </w:rPr>
      </w:pPr>
      <w:bookmarkStart w:id="268" w:name="_Toc425144894"/>
      <w:r w:rsidRPr="00B4304A">
        <w:rPr>
          <w:lang w:val="en-GB"/>
        </w:rPr>
        <w:lastRenderedPageBreak/>
        <w:t>Frequently Asked Questions (FAQ)</w:t>
      </w:r>
      <w:bookmarkEnd w:id="267"/>
      <w:bookmarkEnd w:id="268"/>
    </w:p>
    <w:p w14:paraId="28A3E9D2" w14:textId="77777777" w:rsidR="00954DFA" w:rsidRPr="00B4304A" w:rsidRDefault="00954DFA" w:rsidP="00954DFA">
      <w:pPr>
        <w:rPr>
          <w:lang w:val="en-GB"/>
        </w:rPr>
      </w:pPr>
      <w:r w:rsidRPr="00B4304A">
        <w:rPr>
          <w:lang w:val="en-GB"/>
        </w:rPr>
        <w:t xml:space="preserve">In this section, we describe known problems and solutions while working with </w:t>
      </w:r>
      <w:proofErr w:type="spellStart"/>
      <w:r w:rsidRPr="00B4304A">
        <w:rPr>
          <w:lang w:val="en-GB"/>
        </w:rPr>
        <w:t>EASy</w:t>
      </w:r>
      <w:proofErr w:type="spellEnd"/>
      <w:r w:rsidRPr="00B4304A">
        <w:rPr>
          <w:lang w:val="en-GB"/>
        </w:rPr>
        <w:t>.</w:t>
      </w:r>
    </w:p>
    <w:p w14:paraId="334DECF0" w14:textId="77777777" w:rsidR="00954DFA" w:rsidRPr="00B4304A" w:rsidRDefault="00954DFA" w:rsidP="00954DFA">
      <w:pPr>
        <w:pStyle w:val="Heading2"/>
        <w:rPr>
          <w:lang w:val="en-GB"/>
        </w:rPr>
      </w:pPr>
      <w:bookmarkStart w:id="269" w:name="_Toc425144895"/>
      <w:r w:rsidRPr="00B4304A">
        <w:rPr>
          <w:lang w:val="en-GB"/>
        </w:rPr>
        <w:t xml:space="preserve">VIL-Editor won’t work after updating </w:t>
      </w:r>
      <w:proofErr w:type="spellStart"/>
      <w:r w:rsidRPr="00B4304A">
        <w:rPr>
          <w:lang w:val="en-GB"/>
        </w:rPr>
        <w:t>EASy</w:t>
      </w:r>
      <w:proofErr w:type="spellEnd"/>
      <w:r w:rsidRPr="00B4304A">
        <w:rPr>
          <w:lang w:val="en-GB"/>
        </w:rPr>
        <w:t>/</w:t>
      </w:r>
      <w:proofErr w:type="spellStart"/>
      <w:r w:rsidRPr="00B4304A">
        <w:rPr>
          <w:lang w:val="en-GB"/>
        </w:rPr>
        <w:t>Xtext</w:t>
      </w:r>
      <w:bookmarkEnd w:id="269"/>
      <w:proofErr w:type="spellEnd"/>
    </w:p>
    <w:p w14:paraId="4F87903F" w14:textId="77777777" w:rsidR="00954DFA" w:rsidRPr="00B4304A" w:rsidRDefault="00954DFA" w:rsidP="00954DFA">
      <w:pPr>
        <w:rPr>
          <w:b/>
          <w:lang w:val="en-GB"/>
        </w:rPr>
      </w:pPr>
      <w:r w:rsidRPr="00B4304A">
        <w:rPr>
          <w:b/>
          <w:lang w:val="en-GB"/>
        </w:rPr>
        <w:t>Description</w:t>
      </w:r>
    </w:p>
    <w:p w14:paraId="1EB5B1A8" w14:textId="1B5EF36E" w:rsidR="00954DFA" w:rsidRPr="00B4304A" w:rsidRDefault="002F1879" w:rsidP="002F1879">
      <w:pPr>
        <w:jc w:val="both"/>
        <w:rPr>
          <w:lang w:val="en-GB"/>
        </w:rPr>
      </w:pPr>
      <w:r w:rsidRPr="00B4304A">
        <w:rPr>
          <w:lang w:val="en-GB"/>
        </w:rPr>
        <w:t xml:space="preserve">After an update of </w:t>
      </w:r>
      <w:proofErr w:type="spellStart"/>
      <w:r w:rsidRPr="00B4304A">
        <w:rPr>
          <w:lang w:val="en-GB"/>
        </w:rPr>
        <w:t>EASy</w:t>
      </w:r>
      <w:proofErr w:type="spellEnd"/>
      <w:r w:rsidRPr="00B4304A">
        <w:rPr>
          <w:lang w:val="en-GB"/>
        </w:rPr>
        <w:t xml:space="preserve"> or </w:t>
      </w:r>
      <w:proofErr w:type="spellStart"/>
      <w:r w:rsidRPr="00B4304A">
        <w:rPr>
          <w:lang w:val="en-GB"/>
        </w:rPr>
        <w:t>Xtext</w:t>
      </w:r>
      <w:proofErr w:type="spellEnd"/>
      <w:r w:rsidRPr="00B4304A">
        <w:rPr>
          <w:lang w:val="en-GB"/>
        </w:rPr>
        <w: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proofErr w:type="spellStart"/>
      <w:r w:rsidR="00A227E8" w:rsidRPr="00B4304A">
        <w:rPr>
          <w:rFonts w:ascii="Consolas" w:hAnsi="Consolas" w:cs="Consolas"/>
          <w:b/>
          <w:bCs/>
          <w:color w:val="7F0055"/>
          <w:sz w:val="20"/>
          <w:szCs w:val="20"/>
          <w:lang w:val="en-GB"/>
        </w:rPr>
        <w:t>vilScript</w:t>
      </w:r>
      <w:proofErr w:type="spellEnd"/>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3F42BA" w:rsidRPr="00B4304A">
        <w:rPr>
          <w:lang w:val="en-GB"/>
        </w:rPr>
        <w:fldChar w:fldCharType="begin"/>
      </w:r>
      <w:r w:rsidRPr="00B4304A">
        <w:rPr>
          <w:lang w:val="en-GB"/>
        </w:rPr>
        <w:instrText xml:space="preserve"> REF _Ref392847137 \h </w:instrText>
      </w:r>
      <w:r w:rsidR="003F42BA" w:rsidRPr="00B4304A">
        <w:rPr>
          <w:lang w:val="en-GB"/>
        </w:rPr>
      </w:r>
      <w:r w:rsidR="003F42BA" w:rsidRPr="00B4304A">
        <w:rPr>
          <w:lang w:val="en-GB"/>
        </w:rPr>
        <w:fldChar w:fldCharType="separate"/>
      </w:r>
      <w:ins w:id="270" w:author="Holger Eichelberger" w:date="2021-10-21T09:16:00Z">
        <w:r w:rsidR="00787B20" w:rsidRPr="00B4304A">
          <w:rPr>
            <w:lang w:val="en-GB"/>
          </w:rPr>
          <w:t xml:space="preserve">Figure </w:t>
        </w:r>
        <w:r w:rsidR="00787B20">
          <w:rPr>
            <w:noProof/>
            <w:lang w:val="en-GB"/>
          </w:rPr>
          <w:t>23</w:t>
        </w:r>
      </w:ins>
      <w:del w:id="271" w:author="Holger Eichelberger" w:date="2021-06-03T09:54:00Z">
        <w:r w:rsidR="00CC6546" w:rsidRPr="00B4304A" w:rsidDel="004A03A6">
          <w:rPr>
            <w:lang w:val="en-GB"/>
          </w:rPr>
          <w:delText xml:space="preserve">Figure </w:delText>
        </w:r>
        <w:r w:rsidR="00CC6546" w:rsidDel="004A03A6">
          <w:rPr>
            <w:noProof/>
            <w:lang w:val="en-GB"/>
          </w:rPr>
          <w:delText>23</w:delText>
        </w:r>
      </w:del>
      <w:r w:rsidR="003F42BA" w:rsidRPr="00B4304A">
        <w:rPr>
          <w:lang w:val="en-GB"/>
        </w:rPr>
        <w:fldChar w:fldCharType="end"/>
      </w:r>
      <w:r w:rsidRPr="00B4304A">
        <w:rPr>
          <w:lang w:val="en-GB"/>
        </w:rPr>
        <w:t>.</w:t>
      </w:r>
    </w:p>
    <w:p w14:paraId="3B6D3BAB" w14:textId="77777777" w:rsidR="00CE6E95" w:rsidRPr="00B4304A" w:rsidRDefault="00CE6E95" w:rsidP="00CE6E95">
      <w:pPr>
        <w:keepNext/>
        <w:jc w:val="center"/>
        <w:rPr>
          <w:lang w:val="en-GB"/>
        </w:rPr>
      </w:pPr>
      <w:r w:rsidRPr="00B4304A">
        <w:rPr>
          <w:noProof/>
          <w:lang w:val="en-US"/>
        </w:rPr>
        <w:drawing>
          <wp:inline distT="0" distB="0" distL="0" distR="0" wp14:anchorId="0DF64F9A" wp14:editId="3D588E47">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9" cstate="print"/>
                    <a:stretch>
                      <a:fillRect/>
                    </a:stretch>
                  </pic:blipFill>
                  <pic:spPr>
                    <a:xfrm>
                      <a:off x="0" y="0"/>
                      <a:ext cx="5391903" cy="1667108"/>
                    </a:xfrm>
                    <a:prstGeom prst="rect">
                      <a:avLst/>
                    </a:prstGeom>
                  </pic:spPr>
                </pic:pic>
              </a:graphicData>
            </a:graphic>
          </wp:inline>
        </w:drawing>
      </w:r>
    </w:p>
    <w:p w14:paraId="6896ED74" w14:textId="33AD0788" w:rsidR="00CE6E95" w:rsidRPr="00B4304A" w:rsidRDefault="00CE6E95" w:rsidP="00A227E8">
      <w:pPr>
        <w:pStyle w:val="Caption"/>
        <w:jc w:val="center"/>
        <w:rPr>
          <w:lang w:val="en-GB"/>
        </w:rPr>
      </w:pPr>
      <w:bookmarkStart w:id="272" w:name="_Ref392847137"/>
      <w:bookmarkStart w:id="273" w:name="_Ref392847133"/>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787B20">
        <w:rPr>
          <w:noProof/>
          <w:lang w:val="en-GB"/>
        </w:rPr>
        <w:t>23</w:t>
      </w:r>
      <w:r w:rsidR="003F42BA" w:rsidRPr="00B4304A">
        <w:rPr>
          <w:lang w:val="en-GB"/>
        </w:rPr>
        <w:fldChar w:fldCharType="end"/>
      </w:r>
      <w:bookmarkEnd w:id="272"/>
      <w:r w:rsidRPr="00B4304A">
        <w:rPr>
          <w:lang w:val="en-GB"/>
        </w:rPr>
        <w:t>: Broken VIL-Editor.</w:t>
      </w:r>
      <w:bookmarkEnd w:id="273"/>
    </w:p>
    <w:p w14:paraId="01206F49" w14:textId="77777777" w:rsidR="00954DFA" w:rsidRPr="00B4304A" w:rsidRDefault="00954DFA" w:rsidP="00954DFA">
      <w:pPr>
        <w:rPr>
          <w:b/>
          <w:lang w:val="en-GB"/>
        </w:rPr>
      </w:pPr>
      <w:r w:rsidRPr="00B4304A">
        <w:rPr>
          <w:b/>
          <w:lang w:val="en-GB"/>
        </w:rPr>
        <w:t>Cause</w:t>
      </w:r>
    </w:p>
    <w:p w14:paraId="5459E576" w14:textId="77777777"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w:t>
      </w:r>
      <w:proofErr w:type="spellStart"/>
      <w:r w:rsidRPr="00B4304A">
        <w:rPr>
          <w:lang w:val="en-GB"/>
        </w:rPr>
        <w:t>Xtext</w:t>
      </w:r>
      <w:proofErr w:type="spellEnd"/>
      <w:r w:rsidRPr="00B4304A">
        <w:rPr>
          <w:lang w:val="en-GB"/>
        </w:rPr>
        <w:t xml:space="preserve"> was updated.</w:t>
      </w:r>
    </w:p>
    <w:p w14:paraId="17C4C493" w14:textId="77777777" w:rsidR="00954DFA" w:rsidRPr="00B4304A" w:rsidRDefault="00954DFA" w:rsidP="00954DFA">
      <w:pPr>
        <w:rPr>
          <w:b/>
          <w:lang w:val="en-GB"/>
        </w:rPr>
      </w:pPr>
      <w:r w:rsidRPr="00B4304A">
        <w:rPr>
          <w:b/>
          <w:lang w:val="en-GB"/>
        </w:rPr>
        <w:t>Solution</w:t>
      </w:r>
    </w:p>
    <w:p w14:paraId="72B5FF22" w14:textId="77777777"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14:paraId="4B09C359" w14:textId="77777777" w:rsidR="002F1879" w:rsidRPr="00B4304A" w:rsidRDefault="002F1879" w:rsidP="002F1879">
      <w:pPr>
        <w:pStyle w:val="ListParagraph"/>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14:paraId="5097FAE2"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14:paraId="718089DD"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Select root directory</w:t>
      </w:r>
    </w:p>
    <w:p w14:paraId="6B35D45A" w14:textId="77777777" w:rsidR="002F1879" w:rsidRPr="00B4304A" w:rsidRDefault="002F1879" w:rsidP="002F1879">
      <w:pPr>
        <w:pStyle w:val="ListParagraph"/>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14:paraId="0B205E49" w14:textId="77777777" w:rsidR="00A227E8" w:rsidRPr="00B4304A" w:rsidRDefault="002F1879" w:rsidP="00A227E8">
      <w:pPr>
        <w:pStyle w:val="ListParagraph"/>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14:paraId="73CDC50C" w14:textId="4A171B3C" w:rsidR="00A227E8" w:rsidRPr="00B4304A" w:rsidRDefault="00A227E8" w:rsidP="00A227E8">
      <w:pPr>
        <w:pStyle w:val="ListParagraph"/>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3F42BA" w:rsidRPr="00B4304A">
        <w:rPr>
          <w:lang w:val="en-GB"/>
        </w:rPr>
        <w:fldChar w:fldCharType="begin"/>
      </w:r>
      <w:r w:rsidRPr="00B4304A">
        <w:rPr>
          <w:lang w:val="en-GB"/>
        </w:rPr>
        <w:instrText xml:space="preserve"> REF _Ref392847966 \h </w:instrText>
      </w:r>
      <w:r w:rsidR="003F42BA" w:rsidRPr="00B4304A">
        <w:rPr>
          <w:lang w:val="en-GB"/>
        </w:rPr>
      </w:r>
      <w:r w:rsidR="003F42BA" w:rsidRPr="00B4304A">
        <w:rPr>
          <w:lang w:val="en-GB"/>
        </w:rPr>
        <w:fldChar w:fldCharType="separate"/>
      </w:r>
      <w:ins w:id="274" w:author="Holger Eichelberger" w:date="2021-10-21T09:16:00Z">
        <w:r w:rsidR="00787B20" w:rsidRPr="00B4304A">
          <w:rPr>
            <w:lang w:val="en-GB"/>
          </w:rPr>
          <w:t xml:space="preserve">Figure </w:t>
        </w:r>
        <w:r w:rsidR="00787B20">
          <w:rPr>
            <w:noProof/>
            <w:lang w:val="en-GB"/>
          </w:rPr>
          <w:t>24</w:t>
        </w:r>
      </w:ins>
      <w:del w:id="275" w:author="Holger Eichelberger" w:date="2021-06-03T09:54:00Z">
        <w:r w:rsidR="00CC6546" w:rsidRPr="00B4304A" w:rsidDel="004A03A6">
          <w:rPr>
            <w:lang w:val="en-GB"/>
          </w:rPr>
          <w:delText xml:space="preserve">Figure </w:delText>
        </w:r>
        <w:r w:rsidR="00CC6546" w:rsidDel="004A03A6">
          <w:rPr>
            <w:noProof/>
            <w:lang w:val="en-GB"/>
          </w:rPr>
          <w:delText>24</w:delText>
        </w:r>
      </w:del>
      <w:r w:rsidR="003F42BA" w:rsidRPr="00B4304A">
        <w:rPr>
          <w:lang w:val="en-GB"/>
        </w:rPr>
        <w:fldChar w:fldCharType="end"/>
      </w:r>
      <w:r w:rsidRPr="00B4304A">
        <w:rPr>
          <w:lang w:val="en-GB"/>
        </w:rPr>
        <w:t xml:space="preserve">) ) and click on </w:t>
      </w:r>
      <w:r w:rsidRPr="00B4304A">
        <w:rPr>
          <w:i/>
          <w:lang w:val="en-GB"/>
        </w:rPr>
        <w:t>Finish</w:t>
      </w:r>
    </w:p>
    <w:p w14:paraId="380D55D8" w14:textId="77777777" w:rsidR="00A227E8" w:rsidRPr="00B4304A" w:rsidRDefault="00A227E8" w:rsidP="00A227E8">
      <w:pPr>
        <w:rPr>
          <w:lang w:val="en-GB"/>
        </w:rPr>
      </w:pPr>
    </w:p>
    <w:p w14:paraId="72A31C4D" w14:textId="77777777" w:rsidR="00A227E8" w:rsidRPr="00B4304A" w:rsidRDefault="00A227E8" w:rsidP="00A227E8">
      <w:pPr>
        <w:keepNext/>
        <w:jc w:val="center"/>
        <w:rPr>
          <w:lang w:val="en-GB"/>
        </w:rPr>
      </w:pPr>
      <w:r w:rsidRPr="00B4304A">
        <w:rPr>
          <w:noProof/>
          <w:lang w:val="en-US"/>
        </w:rPr>
        <w:lastRenderedPageBreak/>
        <w:drawing>
          <wp:inline distT="0" distB="0" distL="0" distR="0" wp14:anchorId="095710A3" wp14:editId="6C2604B2">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0" cstate="print"/>
                    <a:stretch>
                      <a:fillRect/>
                    </a:stretch>
                  </pic:blipFill>
                  <pic:spPr>
                    <a:xfrm>
                      <a:off x="0" y="0"/>
                      <a:ext cx="4477375" cy="5715798"/>
                    </a:xfrm>
                    <a:prstGeom prst="rect">
                      <a:avLst/>
                    </a:prstGeom>
                  </pic:spPr>
                </pic:pic>
              </a:graphicData>
            </a:graphic>
          </wp:inline>
        </w:drawing>
      </w:r>
    </w:p>
    <w:p w14:paraId="7681B832" w14:textId="4F2E0939" w:rsidR="00A227E8" w:rsidRPr="00B4304A" w:rsidRDefault="00A227E8" w:rsidP="00A227E8">
      <w:pPr>
        <w:pStyle w:val="Caption"/>
        <w:jc w:val="center"/>
        <w:rPr>
          <w:lang w:val="en-GB"/>
        </w:rPr>
      </w:pPr>
      <w:bookmarkStart w:id="276" w:name="_Ref392847966"/>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787B20">
        <w:rPr>
          <w:noProof/>
          <w:lang w:val="en-GB"/>
        </w:rPr>
        <w:t>24</w:t>
      </w:r>
      <w:r w:rsidR="003F42BA" w:rsidRPr="00B4304A">
        <w:rPr>
          <w:lang w:val="en-GB"/>
        </w:rPr>
        <w:fldChar w:fldCharType="end"/>
      </w:r>
      <w:bookmarkEnd w:id="276"/>
      <w:r w:rsidRPr="00B4304A">
        <w:rPr>
          <w:lang w:val="en-GB"/>
        </w:rPr>
        <w:t>: Importing old projects into a fresh workspace</w:t>
      </w:r>
    </w:p>
    <w:p w14:paraId="69844AAD" w14:textId="77777777" w:rsidR="00E66755" w:rsidRPr="00B4304A" w:rsidRDefault="00E66755" w:rsidP="00E66755">
      <w:pPr>
        <w:pStyle w:val="Heading2"/>
        <w:rPr>
          <w:lang w:val="en-GB"/>
        </w:rPr>
      </w:pPr>
      <w:bookmarkStart w:id="277" w:name="_Ref411586520"/>
      <w:bookmarkStart w:id="278" w:name="_Toc425144896"/>
      <w:r w:rsidRPr="00B4304A">
        <w:rPr>
          <w:lang w:val="en-GB"/>
        </w:rPr>
        <w:t xml:space="preserve">The Maven integration fails </w:t>
      </w:r>
      <w:r w:rsidR="00C343D0">
        <w:rPr>
          <w:lang w:val="en-GB"/>
        </w:rPr>
        <w:t xml:space="preserve">when running it </w:t>
      </w:r>
      <w:r w:rsidRPr="00B4304A">
        <w:rPr>
          <w:lang w:val="en-GB"/>
        </w:rPr>
        <w:t>the second time</w:t>
      </w:r>
      <w:bookmarkEnd w:id="277"/>
      <w:bookmarkEnd w:id="278"/>
    </w:p>
    <w:p w14:paraId="1331BA13" w14:textId="77777777" w:rsidR="00E66755" w:rsidRPr="00B4304A" w:rsidRDefault="00E66755" w:rsidP="00E66755">
      <w:pPr>
        <w:rPr>
          <w:b/>
          <w:lang w:val="en-GB"/>
        </w:rPr>
      </w:pPr>
      <w:r w:rsidRPr="00B4304A">
        <w:rPr>
          <w:b/>
          <w:lang w:val="en-GB"/>
        </w:rPr>
        <w:t>Description</w:t>
      </w:r>
    </w:p>
    <w:p w14:paraId="75BC1B9A" w14:textId="77777777" w:rsidR="00E66755" w:rsidRPr="00B4304A" w:rsidRDefault="00E66755" w:rsidP="00E66755">
      <w:pPr>
        <w:jc w:val="both"/>
        <w:rPr>
          <w:lang w:val="en-GB"/>
        </w:rPr>
      </w:pPr>
      <w:r w:rsidRPr="00B4304A">
        <w:rPr>
          <w:lang w:val="en-GB"/>
        </w:rPr>
        <w:t xml:space="preserve">VIL provides a Maven integration for executing (parts of) the Java build process of a Java product line. Executing the same pom.xml with a packaging stage (Maven assembly plugin) a second time may lead to the message that the system cannot delete the created JAR </w:t>
      </w:r>
      <w:proofErr w:type="spellStart"/>
      <w:r w:rsidRPr="00B4304A">
        <w:rPr>
          <w:lang w:val="en-GB"/>
        </w:rPr>
        <w:t>artifacts</w:t>
      </w:r>
      <w:proofErr w:type="spellEnd"/>
      <w:r w:rsidRPr="00B4304A">
        <w:rPr>
          <w:lang w:val="en-GB"/>
        </w:rPr>
        <w:t xml:space="preserve">. </w:t>
      </w:r>
    </w:p>
    <w:p w14:paraId="4C7BE5B2" w14:textId="77777777" w:rsidR="00E66755" w:rsidRPr="00B4304A" w:rsidRDefault="00E66755" w:rsidP="00E66755">
      <w:pPr>
        <w:rPr>
          <w:lang w:val="en-GB"/>
        </w:rPr>
      </w:pPr>
      <w:r w:rsidRPr="00B4304A">
        <w:rPr>
          <w:b/>
          <w:lang w:val="en-GB"/>
        </w:rPr>
        <w:t>Cause</w:t>
      </w:r>
    </w:p>
    <w:p w14:paraId="4827B627" w14:textId="77777777" w:rsidR="00E66755" w:rsidRPr="00B4304A" w:rsidRDefault="00E66755" w:rsidP="00E66755">
      <w:pPr>
        <w:jc w:val="both"/>
        <w:rPr>
          <w:lang w:val="en-GB"/>
        </w:rPr>
      </w:pPr>
      <w:r w:rsidRPr="00B4304A">
        <w:rPr>
          <w:lang w:val="en-GB"/>
        </w:rPr>
        <w:t xml:space="preserve">Tracing back file open and close calls indicates a problem of unreleased file descriptors in Maven (aether, plexus) and leads to a problem in </w:t>
      </w:r>
      <w:proofErr w:type="spellStart"/>
      <w:r w:rsidRPr="00B4304A">
        <w:rPr>
          <w:lang w:val="en-GB"/>
        </w:rPr>
        <w:t>EASy</w:t>
      </w:r>
      <w:proofErr w:type="spellEnd"/>
      <w:r w:rsidRPr="00B4304A">
        <w:rPr>
          <w:lang w:val="en-GB"/>
        </w:rPr>
        <w:t xml:space="preserve"> due to a direct integration of the Maven command line class.</w:t>
      </w:r>
    </w:p>
    <w:p w14:paraId="3683E3DD" w14:textId="77777777" w:rsidR="00E66755" w:rsidRPr="00B4304A" w:rsidRDefault="00E66755" w:rsidP="00E66755">
      <w:pPr>
        <w:jc w:val="both"/>
        <w:rPr>
          <w:lang w:val="en-GB"/>
        </w:rPr>
      </w:pPr>
    </w:p>
    <w:p w14:paraId="7CC96C20" w14:textId="77777777" w:rsidR="00E66755" w:rsidRPr="00B4304A" w:rsidRDefault="00E66755" w:rsidP="00E66755">
      <w:pPr>
        <w:rPr>
          <w:b/>
          <w:lang w:val="en-GB"/>
        </w:rPr>
      </w:pPr>
      <w:r w:rsidRPr="00B4304A">
        <w:rPr>
          <w:b/>
          <w:lang w:val="en-GB"/>
        </w:rPr>
        <w:lastRenderedPageBreak/>
        <w:t>Solution</w:t>
      </w:r>
    </w:p>
    <w:p w14:paraId="5645F578" w14:textId="77777777" w:rsidR="00E66755" w:rsidRPr="00B4304A" w:rsidRDefault="00E66755" w:rsidP="00E66755">
      <w:pPr>
        <w:jc w:val="both"/>
        <w:rPr>
          <w:lang w:val="en-GB"/>
        </w:rPr>
      </w:pPr>
      <w:r w:rsidRPr="00B4304A">
        <w:rPr>
          <w:lang w:val="en-GB"/>
        </w:rPr>
        <w:t xml:space="preserve">Prior to </w:t>
      </w:r>
      <w:proofErr w:type="spellStart"/>
      <w:r w:rsidRPr="00B4304A">
        <w:rPr>
          <w:lang w:val="en-GB"/>
        </w:rPr>
        <w:t>EASy</w:t>
      </w:r>
      <w:proofErr w:type="spellEnd"/>
      <w:r w:rsidRPr="00B4304A">
        <w:rPr>
          <w:lang w:val="en-GB"/>
        </w:rPr>
        <w:t xml:space="preserve">-Producer 0.11.4 / Maven integration 3.2.3.1 the only solution is to close </w:t>
      </w:r>
      <w:proofErr w:type="spellStart"/>
      <w:r w:rsidRPr="00B4304A">
        <w:rPr>
          <w:lang w:val="en-GB"/>
        </w:rPr>
        <w:t>EASy</w:t>
      </w:r>
      <w:proofErr w:type="spellEnd"/>
      <w:r w:rsidRPr="00B4304A">
        <w:rPr>
          <w:lang w:val="en-GB"/>
        </w:rPr>
        <w:t xml:space="preserve"> after executing the instantiation. Newer versions solve this problem by integrating Maven as a standalone process. However, if the standalone process cannot be executed due to an unexpected environment (the integration has to reconstruct the actual </w:t>
      </w:r>
      <w:proofErr w:type="spellStart"/>
      <w:r w:rsidRPr="00B4304A">
        <w:rPr>
          <w:lang w:val="en-GB"/>
        </w:rPr>
        <w:t>classpath</w:t>
      </w:r>
      <w:proofErr w:type="spellEnd"/>
      <w:r w:rsidRPr="00B4304A">
        <w:rPr>
          <w:lang w:val="en-GB"/>
        </w:rPr>
        <w:t xml:space="preserve">), you may switch back to the direct integration setting the JVM system property </w:t>
      </w:r>
      <w:proofErr w:type="spellStart"/>
      <w:r w:rsidRPr="00B4304A">
        <w:rPr>
          <w:rFonts w:ascii="Courier New" w:hAnsi="Courier New" w:cs="Courier New"/>
          <w:lang w:val="en-GB"/>
        </w:rPr>
        <w:t>easy.maven.asProcess</w:t>
      </w:r>
      <w:proofErr w:type="spellEnd"/>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w:t>
      </w:r>
      <w:proofErr w:type="spellStart"/>
      <w:r w:rsidR="00420AEA" w:rsidRPr="00B4304A">
        <w:rPr>
          <w:rFonts w:ascii="Courier New" w:hAnsi="Courier New" w:cs="Courier New"/>
          <w:lang w:val="en-GB"/>
        </w:rPr>
        <w:t>Deasy.maven.asProcess</w:t>
      </w:r>
      <w:proofErr w:type="spellEnd"/>
      <w:r w:rsidR="00420AEA" w:rsidRPr="00B4304A">
        <w:rPr>
          <w:rFonts w:ascii="Courier New" w:hAnsi="Courier New" w:cs="Courier New"/>
          <w:lang w:val="en-GB"/>
        </w:rPr>
        <w:t>=false)</w:t>
      </w:r>
      <w:r w:rsidRPr="00B4304A">
        <w:rPr>
          <w:lang w:val="en-GB"/>
        </w:rPr>
        <w:t>, which potentially leads to the problem described above.</w:t>
      </w:r>
    </w:p>
    <w:p w14:paraId="54E6E185" w14:textId="77777777" w:rsidR="00420AEA" w:rsidRPr="00B4304A" w:rsidRDefault="00420AEA" w:rsidP="00420AEA">
      <w:pPr>
        <w:pStyle w:val="Heading2"/>
        <w:rPr>
          <w:lang w:val="en-GB"/>
        </w:rPr>
      </w:pPr>
      <w:bookmarkStart w:id="279" w:name="_Toc425144897"/>
      <w:r w:rsidRPr="00B4304A">
        <w:rPr>
          <w:lang w:val="en-GB"/>
        </w:rPr>
        <w:t>The Maven integration does not execute</w:t>
      </w:r>
      <w:bookmarkEnd w:id="279"/>
      <w:r w:rsidR="00C343D0">
        <w:rPr>
          <w:lang w:val="en-GB"/>
        </w:rPr>
        <w:t xml:space="preserve"> at all</w:t>
      </w:r>
    </w:p>
    <w:p w14:paraId="38669EDB" w14:textId="77777777" w:rsidR="00420AEA" w:rsidRPr="00B4304A" w:rsidRDefault="00420AEA" w:rsidP="00420AEA">
      <w:pPr>
        <w:rPr>
          <w:b/>
          <w:lang w:val="en-GB"/>
        </w:rPr>
      </w:pPr>
      <w:r w:rsidRPr="00B4304A">
        <w:rPr>
          <w:b/>
          <w:lang w:val="en-GB"/>
        </w:rPr>
        <w:t>Description</w:t>
      </w:r>
    </w:p>
    <w:p w14:paraId="53E914D8" w14:textId="77777777" w:rsidR="006F4F59" w:rsidRPr="00B4304A" w:rsidRDefault="00420AEA" w:rsidP="00E66755">
      <w:pPr>
        <w:jc w:val="both"/>
        <w:rPr>
          <w:lang w:val="en-GB"/>
        </w:rPr>
      </w:pPr>
      <w:r w:rsidRPr="00B4304A">
        <w:rPr>
          <w:lang w:val="en-GB"/>
        </w:rPr>
        <w:t xml:space="preserve">The VIL-Maven integration shall be installed in </w:t>
      </w:r>
      <w:proofErr w:type="spellStart"/>
      <w:r w:rsidRPr="00B4304A">
        <w:rPr>
          <w:lang w:val="en-GB"/>
        </w:rPr>
        <w:t>EASy</w:t>
      </w:r>
      <w:proofErr w:type="spellEnd"/>
      <w:r w:rsidRPr="00B4304A">
        <w:rPr>
          <w:lang w:val="en-GB"/>
        </w:rPr>
        <w:t xml:space="preserve">-Producer as an unpacked bundle, i.e., not as a single Jar file. </w:t>
      </w:r>
    </w:p>
    <w:p w14:paraId="2FD181C7" w14:textId="77777777" w:rsidR="006F4F59" w:rsidRPr="00B4304A" w:rsidRDefault="006F4F59" w:rsidP="00E66755">
      <w:pPr>
        <w:jc w:val="both"/>
        <w:rPr>
          <w:lang w:val="en-GB"/>
        </w:rPr>
      </w:pPr>
      <w:r w:rsidRPr="00B4304A">
        <w:rPr>
          <w:b/>
          <w:lang w:val="en-GB"/>
        </w:rPr>
        <w:t>Cause</w:t>
      </w:r>
    </w:p>
    <w:p w14:paraId="136C8AEF" w14:textId="77777777"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14:paraId="461AABEB" w14:textId="77777777" w:rsidR="006F4F59" w:rsidRPr="00B4304A" w:rsidRDefault="006F4F59" w:rsidP="006F4F59">
      <w:pPr>
        <w:rPr>
          <w:b/>
          <w:lang w:val="en-GB"/>
        </w:rPr>
      </w:pPr>
      <w:r w:rsidRPr="00B4304A">
        <w:rPr>
          <w:b/>
          <w:lang w:val="en-GB"/>
        </w:rPr>
        <w:t>Solution</w:t>
      </w:r>
    </w:p>
    <w:p w14:paraId="08423FF3" w14:textId="1DA6AE97" w:rsidR="00420AEA" w:rsidRPr="00B4304A" w:rsidRDefault="006F4F59" w:rsidP="00E66755">
      <w:pPr>
        <w:jc w:val="both"/>
        <w:rPr>
          <w:lang w:val="en-GB"/>
        </w:rPr>
      </w:pPr>
      <w:r w:rsidRPr="00B4304A">
        <w:rPr>
          <w:lang w:val="en-GB"/>
        </w:rPr>
        <w:t xml:space="preserve">Either you unpack the VIL-Maven integration bundle manually (close Eclipse, go to the plugins folder, unpack the most recent bundle Jar with name starting with </w:t>
      </w:r>
      <w:proofErr w:type="spellStart"/>
      <w:r w:rsidRPr="00B4304A">
        <w:rPr>
          <w:lang w:val="en-GB"/>
        </w:rPr>
        <w:t>de.uni_hildesheim.sse.easy.instantiator.maven</w:t>
      </w:r>
      <w:proofErr w:type="spellEnd"/>
      <w:r w:rsidRPr="00B4304A">
        <w:rPr>
          <w:lang w:val="en-GB"/>
        </w:rPr>
        <w:t xml:space="preserve">, delete the Jar and start Eclipse again) or you switch back to the direct integration, potentially preventing multiple sequential executions of Maven as described in Section </w:t>
      </w:r>
      <w:r w:rsidR="003F42BA" w:rsidRPr="00B4304A">
        <w:rPr>
          <w:lang w:val="en-GB"/>
        </w:rPr>
        <w:fldChar w:fldCharType="begin"/>
      </w:r>
      <w:r w:rsidRPr="00B4304A">
        <w:rPr>
          <w:lang w:val="en-GB"/>
        </w:rPr>
        <w:instrText xml:space="preserve"> REF _Ref411586520 \r \h </w:instrText>
      </w:r>
      <w:r w:rsidR="003F42BA" w:rsidRPr="00B4304A">
        <w:rPr>
          <w:lang w:val="en-GB"/>
        </w:rPr>
      </w:r>
      <w:r w:rsidR="003F42BA" w:rsidRPr="00B4304A">
        <w:rPr>
          <w:lang w:val="en-GB"/>
        </w:rPr>
        <w:fldChar w:fldCharType="separate"/>
      </w:r>
      <w:r w:rsidR="00787B20">
        <w:rPr>
          <w:lang w:val="en-GB"/>
        </w:rPr>
        <w:t>7.2</w:t>
      </w:r>
      <w:r w:rsidR="003F42BA" w:rsidRPr="00B4304A">
        <w:rPr>
          <w:lang w:val="en-GB"/>
        </w:rPr>
        <w:fldChar w:fldCharType="end"/>
      </w:r>
      <w:r w:rsidRPr="00B4304A">
        <w:rPr>
          <w:lang w:val="en-GB"/>
        </w:rPr>
        <w:t>.</w:t>
      </w:r>
    </w:p>
    <w:p w14:paraId="709BFE21" w14:textId="3BBBE56C"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B5487" w14:textId="77777777" w:rsidR="00372BAB" w:rsidRDefault="00372BAB" w:rsidP="006A272A">
      <w:pPr>
        <w:spacing w:after="0" w:line="240" w:lineRule="auto"/>
      </w:pPr>
      <w:r>
        <w:separator/>
      </w:r>
    </w:p>
  </w:endnote>
  <w:endnote w:type="continuationSeparator" w:id="0">
    <w:p w14:paraId="745541F3" w14:textId="77777777" w:rsidR="00372BAB" w:rsidRDefault="00372BAB"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regular">
    <w:altName w:val="Consola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30CB4" w14:textId="77777777" w:rsidR="00403E31" w:rsidRDefault="00403E31">
    <w:pPr>
      <w:pStyle w:val="Footer"/>
      <w:pBdr>
        <w:bottom w:val="single" w:sz="12" w:space="1" w:color="auto"/>
      </w:pBdr>
      <w:jc w:val="center"/>
      <w:rPr>
        <w:rFonts w:ascii="Candara" w:hAnsi="Candara"/>
        <w:b/>
      </w:rPr>
    </w:pPr>
  </w:p>
  <w:p w14:paraId="3F8B4363" w14:textId="0FA5CA60" w:rsidR="00403E31" w:rsidRPr="00511D0A" w:rsidRDefault="00403E31">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5CA4F951" w14:textId="77777777" w:rsidR="00403E31" w:rsidRPr="00511D0A" w:rsidRDefault="00403E31">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0AF0E" w14:textId="77777777" w:rsidR="00372BAB" w:rsidRDefault="00372BAB" w:rsidP="006A272A">
      <w:pPr>
        <w:spacing w:after="0" w:line="240" w:lineRule="auto"/>
      </w:pPr>
      <w:r>
        <w:separator/>
      </w:r>
    </w:p>
  </w:footnote>
  <w:footnote w:type="continuationSeparator" w:id="0">
    <w:p w14:paraId="606ED64E" w14:textId="77777777" w:rsidR="00372BAB" w:rsidRDefault="00372BAB" w:rsidP="006A272A">
      <w:pPr>
        <w:spacing w:after="0" w:line="240" w:lineRule="auto"/>
      </w:pPr>
      <w:r>
        <w:continuationSeparator/>
      </w:r>
    </w:p>
  </w:footnote>
  <w:footnote w:id="1">
    <w:p w14:paraId="04D8E921" w14:textId="77777777" w:rsidR="00403E31" w:rsidRPr="00E61994" w:rsidRDefault="00403E31">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10745076" w14:textId="77777777" w:rsidR="00403E31" w:rsidRPr="00101455" w:rsidRDefault="00403E31">
      <w:pPr>
        <w:pStyle w:val="FootnoteText"/>
        <w:rPr>
          <w:lang w:val="en-US"/>
        </w:rPr>
      </w:pPr>
      <w:r>
        <w:rPr>
          <w:rStyle w:val="FootnoteReference"/>
        </w:rPr>
        <w:footnoteRef/>
      </w:r>
      <w:r w:rsidRPr="00101455">
        <w:rPr>
          <w:lang w:val="en-US"/>
        </w:rPr>
        <w:t xml:space="preserve"> </w:t>
      </w:r>
      <w:r>
        <w:rPr>
          <w:lang w:val="en-US"/>
        </w:rPr>
        <w:t xml:space="preserve">Eclipse website: </w:t>
      </w:r>
      <w:r>
        <w:fldChar w:fldCharType="begin"/>
      </w:r>
      <w:r w:rsidRPr="008D45B2">
        <w:rPr>
          <w:lang w:val="en-US"/>
          <w:rPrChange w:id="46" w:author="Holger Eichelberger" w:date="2021-06-03T09:46:00Z">
            <w:rPr/>
          </w:rPrChange>
        </w:rPr>
        <w:instrText xml:space="preserve"> HYPERLINK "http://www.eclipse.org/" </w:instrText>
      </w:r>
      <w:r>
        <w:fldChar w:fldCharType="separate"/>
      </w:r>
      <w:r w:rsidRPr="002F4615">
        <w:rPr>
          <w:rStyle w:val="Hyperlink"/>
          <w:lang w:val="en-US"/>
        </w:rPr>
        <w:t>www.eclipse.org/</w:t>
      </w:r>
      <w:r>
        <w:rPr>
          <w:rStyle w:val="Hyperlink"/>
          <w:lang w:val="en-US"/>
        </w:rPr>
        <w:fldChar w:fldCharType="end"/>
      </w:r>
      <w:r>
        <w:rPr>
          <w:lang w:val="en-US"/>
        </w:rPr>
        <w:t xml:space="preserve"> </w:t>
      </w:r>
    </w:p>
  </w:footnote>
  <w:footnote w:id="3">
    <w:p w14:paraId="593F7E8E" w14:textId="77777777" w:rsidR="00403E31" w:rsidRPr="00E3222C" w:rsidRDefault="00403E31">
      <w:pPr>
        <w:pStyle w:val="FootnoteText"/>
        <w:rPr>
          <w:lang w:val="en-US"/>
        </w:rPr>
      </w:pPr>
      <w:r>
        <w:rPr>
          <w:rStyle w:val="FootnoteReference"/>
        </w:rPr>
        <w:footnoteRef/>
      </w:r>
      <w:r w:rsidRPr="00E3222C">
        <w:rPr>
          <w:lang w:val="en-US"/>
        </w:rPr>
        <w:t xml:space="preserve"> </w:t>
      </w:r>
      <w:r>
        <w:rPr>
          <w:lang w:val="en-US"/>
        </w:rPr>
        <w:t xml:space="preserve">Xtext website: </w:t>
      </w:r>
      <w:r>
        <w:fldChar w:fldCharType="begin"/>
      </w:r>
      <w:r w:rsidRPr="008D45B2">
        <w:rPr>
          <w:lang w:val="en-US"/>
          <w:rPrChange w:id="47" w:author="Holger Eichelberger" w:date="2021-06-03T09:46:00Z">
            <w:rPr/>
          </w:rPrChange>
        </w:rPr>
        <w:instrText xml:space="preserve"> HYPERLINK "http://www.eclipse.org/Xtext/" </w:instrText>
      </w:r>
      <w:r>
        <w:fldChar w:fldCharType="separate"/>
      </w:r>
      <w:r w:rsidRPr="002F4615">
        <w:rPr>
          <w:rStyle w:val="Hyperlink"/>
          <w:lang w:val="en-US"/>
        </w:rPr>
        <w:t>http://www.eclipse.org/Xtext/</w:t>
      </w:r>
      <w:r>
        <w:rPr>
          <w:rStyle w:val="Hyperlink"/>
          <w:lang w:val="en-US"/>
        </w:rPr>
        <w:fldChar w:fldCharType="end"/>
      </w:r>
      <w:r>
        <w:rPr>
          <w:lang w:val="en-US"/>
        </w:rPr>
        <w:t xml:space="preserve"> </w:t>
      </w:r>
    </w:p>
  </w:footnote>
  <w:footnote w:id="4">
    <w:p w14:paraId="73E6F68F" w14:textId="77777777" w:rsidR="00403E31" w:rsidRPr="003C6BB3" w:rsidRDefault="00403E31">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EASy-Producer was initially designed and developed. However, this language is not INDENICA-specific but was designed with further requirements from research and industry in mind. For more information regarding INDENICA please visit the INDENICA website: </w:t>
      </w:r>
      <w:r>
        <w:fldChar w:fldCharType="begin"/>
      </w:r>
      <w:r w:rsidRPr="008D45B2">
        <w:rPr>
          <w:lang w:val="en-US"/>
          <w:rPrChange w:id="75" w:author="Holger Eichelberger" w:date="2021-06-03T09:46:00Z">
            <w:rPr/>
          </w:rPrChange>
        </w:rPr>
        <w:instrText xml:space="preserve"> HYPERLINK "http://indenica.eu/" </w:instrText>
      </w:r>
      <w:r>
        <w:fldChar w:fldCharType="separate"/>
      </w:r>
      <w:r w:rsidRPr="002F4615">
        <w:rPr>
          <w:rStyle w:val="Hyperlink"/>
          <w:lang w:val="en-US"/>
        </w:rPr>
        <w:t>http://indenica.eu/</w:t>
      </w:r>
      <w:r>
        <w:rPr>
          <w:rStyle w:val="Hyperlink"/>
          <w:lang w:val="en-US"/>
        </w:rPr>
        <w:fldChar w:fldCharType="end"/>
      </w:r>
      <w:r>
        <w:rPr>
          <w:lang w:val="en-US"/>
        </w:rPr>
        <w:t xml:space="preserve"> </w:t>
      </w:r>
    </w:p>
  </w:footnote>
  <w:footnote w:id="5">
    <w:p w14:paraId="7E8DB824"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r>
        <w:fldChar w:fldCharType="begin"/>
      </w:r>
      <w:r w:rsidRPr="008D45B2">
        <w:rPr>
          <w:lang w:val="en-US"/>
          <w:rPrChange w:id="78" w:author="Holger Eichelberger" w:date="2021-06-03T09:46:00Z">
            <w:rPr/>
          </w:rPrChange>
        </w:rPr>
        <w:instrText xml:space="preserve"> HYPERLINK "http://open.eucalyptus.com/" </w:instrText>
      </w:r>
      <w:r>
        <w:fldChar w:fldCharType="separate"/>
      </w:r>
      <w:r w:rsidRPr="002F4615">
        <w:rPr>
          <w:rStyle w:val="Hyperlink"/>
          <w:lang w:val="en-US"/>
        </w:rPr>
        <w:t>http://open.eucalyptus.com/</w:t>
      </w:r>
      <w:r>
        <w:rPr>
          <w:rStyle w:val="Hyperlink"/>
          <w:lang w:val="en-US"/>
        </w:rPr>
        <w:fldChar w:fldCharType="end"/>
      </w:r>
      <w:r>
        <w:rPr>
          <w:lang w:val="en-US"/>
        </w:rPr>
        <w:t xml:space="preserve"> </w:t>
      </w:r>
    </w:p>
  </w:footnote>
  <w:footnote w:id="6">
    <w:p w14:paraId="1DDE485F"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r>
        <w:fldChar w:fldCharType="begin"/>
      </w:r>
      <w:r w:rsidRPr="008D45B2">
        <w:rPr>
          <w:lang w:val="en-US"/>
          <w:rPrChange w:id="79" w:author="Holger Eichelberger" w:date="2021-06-03T09:46:00Z">
            <w:rPr/>
          </w:rPrChange>
        </w:rPr>
        <w:instrText xml:space="preserve"> HYPERLINK "http://aws.amazon.com/de/ec2/" </w:instrText>
      </w:r>
      <w:r>
        <w:fldChar w:fldCharType="separate"/>
      </w:r>
      <w:r w:rsidRPr="002F4615">
        <w:rPr>
          <w:rStyle w:val="Hyperlink"/>
          <w:lang w:val="en-US"/>
        </w:rPr>
        <w:t>http://aws.amazon.com/de/ec2/</w:t>
      </w:r>
      <w:r>
        <w:rPr>
          <w:rStyle w:val="Hyperlink"/>
          <w:lang w:val="en-US"/>
        </w:rPr>
        <w:fldChar w:fldCharType="end"/>
      </w:r>
      <w:r>
        <w:rPr>
          <w:lang w:val="en-US"/>
        </w:rPr>
        <w:t xml:space="preserve"> </w:t>
      </w:r>
    </w:p>
  </w:footnote>
  <w:footnote w:id="7">
    <w:p w14:paraId="738B31C3"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r>
        <w:fldChar w:fldCharType="begin"/>
      </w:r>
      <w:r w:rsidRPr="008D45B2">
        <w:rPr>
          <w:lang w:val="en-US"/>
          <w:rPrChange w:id="80" w:author="Holger Eichelberger" w:date="2021-06-03T09:46:00Z">
            <w:rPr/>
          </w:rPrChange>
        </w:rPr>
        <w:instrText xml:space="preserve"> HYPERLINK "http://www.microsoft.com/windowsazure/" </w:instrText>
      </w:r>
      <w:r>
        <w:fldChar w:fldCharType="separate"/>
      </w:r>
      <w:r w:rsidRPr="002F4615">
        <w:rPr>
          <w:rStyle w:val="Hyperlink"/>
          <w:lang w:val="en-US"/>
        </w:rPr>
        <w:t>http://www.microsoft.com/windowsazure/</w:t>
      </w:r>
      <w:r>
        <w:rPr>
          <w:rStyle w:val="Hyperlink"/>
          <w:lang w:val="en-US"/>
        </w:rPr>
        <w:fldChar w:fldCharType="end"/>
      </w:r>
      <w:r>
        <w:rPr>
          <w:lang w:val="en-US"/>
        </w:rPr>
        <w:t xml:space="preserve"> </w:t>
      </w:r>
    </w:p>
  </w:footnote>
  <w:footnote w:id="8">
    <w:p w14:paraId="3E00EA18" w14:textId="5E9066FB" w:rsidR="00403E31" w:rsidRPr="0016377F" w:rsidRDefault="00403E31">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787B20">
        <w:rPr>
          <w:lang w:val="en-US"/>
        </w:rPr>
        <w:t>3.3</w:t>
      </w:r>
      <w:r>
        <w:rPr>
          <w:lang w:val="en-US"/>
        </w:rPr>
        <w:fldChar w:fldCharType="end"/>
      </w:r>
      <w:r>
        <w:rPr>
          <w:lang w:val="en-US"/>
        </w:rPr>
        <w:t>) for a detailed description of this language.</w:t>
      </w:r>
    </w:p>
  </w:footnote>
  <w:footnote w:id="9">
    <w:p w14:paraId="3585C7F6" w14:textId="54B854E6" w:rsidR="00403E31" w:rsidRPr="00403E31" w:rsidRDefault="00403E31">
      <w:pPr>
        <w:pStyle w:val="FootnoteText"/>
        <w:rPr>
          <w:lang w:val="en-US"/>
          <w:rPrChange w:id="122" w:author="Holger Eichelberger" w:date="2021-06-03T16:04:00Z">
            <w:rPr/>
          </w:rPrChange>
        </w:rPr>
      </w:pPr>
      <w:ins w:id="123" w:author="Holger Eichelberger" w:date="2021-06-03T16:04:00Z">
        <w:r>
          <w:rPr>
            <w:rStyle w:val="FootnoteReference"/>
          </w:rPr>
          <w:footnoteRef/>
        </w:r>
        <w:r w:rsidRPr="00403E31">
          <w:rPr>
            <w:lang w:val="en-US"/>
            <w:rPrChange w:id="124" w:author="Holger Eichelberger" w:date="2021-06-03T16:04:00Z">
              <w:rPr/>
            </w:rPrChange>
          </w:rPr>
          <w:t xml:space="preserve"> </w:t>
        </w:r>
        <w:r>
          <w:rPr>
            <w:lang w:val="en-US"/>
          </w:rPr>
          <w:t xml:space="preserve">This is the form for the default comments resource file. </w:t>
        </w:r>
      </w:ins>
      <w:ins w:id="125" w:author="Holger Eichelberger" w:date="2021-06-03T16:05:00Z">
        <w:r>
          <w:rPr>
            <w:lang w:val="en-US"/>
          </w:rPr>
          <w:t xml:space="preserve">A file name may be postfixed by a local language name in order to internationalize the comments, e.g., </w:t>
        </w:r>
        <w:r w:rsidRPr="00403E31">
          <w:rPr>
            <w:rFonts w:ascii="Courier New" w:hAnsi="Courier New" w:cs="Courier New"/>
            <w:sz w:val="22"/>
            <w:szCs w:val="22"/>
            <w:lang w:val="en-GB"/>
            <w:rPrChange w:id="126" w:author="Holger Eichelberger" w:date="2021-06-03T16:05:00Z">
              <w:rPr>
                <w:lang w:val="en-US"/>
              </w:rPr>
            </w:rPrChange>
          </w:rPr>
          <w:t>PL_Content_Sharing_0_DE.text</w:t>
        </w:r>
        <w:r>
          <w:rPr>
            <w:lang w:val="en-US"/>
          </w:rPr>
          <w:t xml:space="preserve"> for German comments on that model.</w:t>
        </w:r>
      </w:ins>
    </w:p>
  </w:footnote>
  <w:footnote w:id="10">
    <w:p w14:paraId="4421760E" w14:textId="6EF48643" w:rsidR="00403E31" w:rsidRPr="0016377F" w:rsidRDefault="00403E31">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787B20">
        <w:rPr>
          <w:lang w:val="en-US"/>
        </w:rPr>
        <w:t>3.3</w:t>
      </w:r>
      <w:r>
        <w:rPr>
          <w:lang w:val="en-US"/>
        </w:rPr>
        <w:fldChar w:fldCharType="end"/>
      </w:r>
      <w:r>
        <w:rPr>
          <w:lang w:val="en-US"/>
        </w:rPr>
        <w:t>) for a detailed description of this language.</w:t>
      </w:r>
    </w:p>
  </w:footnote>
  <w:footnote w:id="11">
    <w:p w14:paraId="52BAE109" w14:textId="77777777" w:rsidR="00403E31" w:rsidRPr="00FC3AFE" w:rsidRDefault="00403E31" w:rsidP="00FC3AFE">
      <w:pPr>
        <w:pStyle w:val="FootnoteText"/>
        <w:rPr>
          <w:lang w:val="en-US"/>
        </w:rPr>
      </w:pPr>
      <w:r>
        <w:rPr>
          <w:rStyle w:val="FootnoteReference"/>
        </w:rPr>
        <w:footnoteRef/>
      </w:r>
      <w:r w:rsidRPr="00FC3AFE">
        <w:rPr>
          <w:lang w:val="en-US"/>
        </w:rPr>
        <w:t xml:space="preserve"> In EASy-Producer, we do not distinguish between a product line infrastructure and a final product. Both are simply projects that may contain more or less variability (in case of a product none)</w:t>
      </w:r>
      <w:r>
        <w:rPr>
          <w:lang w:val="en-US"/>
        </w:rPr>
        <w:t>.</w:t>
      </w:r>
    </w:p>
  </w:footnote>
  <w:footnote w:id="12">
    <w:p w14:paraId="6657E9F6" w14:textId="77777777" w:rsidR="00403E31" w:rsidRPr="00C3111B" w:rsidRDefault="00403E31">
      <w:pPr>
        <w:pStyle w:val="FootnoteText"/>
        <w:rPr>
          <w:lang w:val="en-US"/>
        </w:rPr>
      </w:pPr>
      <w:r>
        <w:rPr>
          <w:rStyle w:val="FootnoteReference"/>
        </w:rPr>
        <w:footnoteRef/>
      </w:r>
      <w:r w:rsidRPr="00C3111B">
        <w:rPr>
          <w:lang w:val="en-US"/>
        </w:rPr>
        <w:t xml:space="preserve"> </w:t>
      </w:r>
      <w:r>
        <w:rPr>
          <w:lang w:val="en-GB"/>
        </w:rPr>
        <w:t>The actual reasoner is determined by the default reasoner setting, which can either be defined by the user or, upon first start, as one of the installed reasoners providing the most reasoning capabilities.</w:t>
      </w:r>
    </w:p>
  </w:footnote>
  <w:footnote w:id="13">
    <w:p w14:paraId="55B77E73" w14:textId="77777777" w:rsidR="00403E31" w:rsidRPr="00C3111B" w:rsidRDefault="00403E31">
      <w:pPr>
        <w:pStyle w:val="FootnoteText"/>
        <w:rPr>
          <w:lang w:val="en-US"/>
        </w:rPr>
      </w:pPr>
      <w:r>
        <w:rPr>
          <w:rStyle w:val="FootnoteReference"/>
        </w:rPr>
        <w:footnoteRef/>
      </w:r>
      <w:r w:rsidRPr="00C3111B">
        <w:rPr>
          <w:lang w:val="en-US"/>
        </w:rPr>
        <w:t xml:space="preserve"> </w:t>
      </w:r>
      <w:hyperlink r:id="rId1" w:history="1">
        <w:r w:rsidRPr="00C3111B">
          <w:rPr>
            <w:rStyle w:val="Hyperlink"/>
            <w:lang w:val="en-US"/>
          </w:rPr>
          <w:t>http://velocity.apache.org/</w:t>
        </w:r>
      </w:hyperlink>
      <w:r w:rsidRPr="00C3111B">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30DFC" w14:textId="77777777" w:rsidR="00403E31" w:rsidRPr="00511D0A" w:rsidRDefault="00403E31"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Producer User Guide</w:t>
    </w:r>
  </w:p>
  <w:p w14:paraId="03BC2709" w14:textId="77777777" w:rsidR="00403E31" w:rsidRPr="00511D0A" w:rsidRDefault="00403E31"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pt;height:9pt" o:bullet="t">
        <v:imagedata r:id="rId1" o:title="BD14870_"/>
      </v:shape>
    </w:pict>
  </w:numPicBullet>
  <w:abstractNum w:abstractNumId="0" w15:restartNumberingAfterBreak="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D722D61"/>
    <w:multiLevelType w:val="hybridMultilevel"/>
    <w:tmpl w:val="6122D4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5"/>
  </w:num>
  <w:num w:numId="9">
    <w:abstractNumId w:val="29"/>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8"/>
  </w:num>
  <w:num w:numId="17">
    <w:abstractNumId w:val="3"/>
  </w:num>
  <w:num w:numId="18">
    <w:abstractNumId w:val="7"/>
  </w:num>
  <w:num w:numId="19">
    <w:abstractNumId w:val="17"/>
  </w:num>
  <w:num w:numId="20">
    <w:abstractNumId w:val="26"/>
  </w:num>
  <w:num w:numId="21">
    <w:abstractNumId w:val="20"/>
  </w:num>
  <w:num w:numId="22">
    <w:abstractNumId w:val="4"/>
  </w:num>
  <w:num w:numId="23">
    <w:abstractNumId w:val="27"/>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 w:numId="3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lger Eichelberger">
    <w15:presenceInfo w15:providerId="AD" w15:userId="S-1-5-21-1585363792-2588653877-132038687-1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1741"/>
    <w:rsid w:val="000949AB"/>
    <w:rsid w:val="00096CB0"/>
    <w:rsid w:val="000A1FF4"/>
    <w:rsid w:val="000A4ACA"/>
    <w:rsid w:val="000B1913"/>
    <w:rsid w:val="000B26E8"/>
    <w:rsid w:val="000B334E"/>
    <w:rsid w:val="000B3470"/>
    <w:rsid w:val="000B641B"/>
    <w:rsid w:val="000B7285"/>
    <w:rsid w:val="000C1679"/>
    <w:rsid w:val="000C1BED"/>
    <w:rsid w:val="000C2AFF"/>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3552C"/>
    <w:rsid w:val="001417BE"/>
    <w:rsid w:val="00152F5D"/>
    <w:rsid w:val="00157B58"/>
    <w:rsid w:val="0016377F"/>
    <w:rsid w:val="00173735"/>
    <w:rsid w:val="001825EA"/>
    <w:rsid w:val="00191AA1"/>
    <w:rsid w:val="001B1788"/>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1015"/>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72BAB"/>
    <w:rsid w:val="00385C6B"/>
    <w:rsid w:val="00390E60"/>
    <w:rsid w:val="0039326E"/>
    <w:rsid w:val="003A475D"/>
    <w:rsid w:val="003A6EB1"/>
    <w:rsid w:val="003B0CDC"/>
    <w:rsid w:val="003C365D"/>
    <w:rsid w:val="003C6BB3"/>
    <w:rsid w:val="003D11ED"/>
    <w:rsid w:val="003D2848"/>
    <w:rsid w:val="003D59A5"/>
    <w:rsid w:val="003E76C2"/>
    <w:rsid w:val="003F42BA"/>
    <w:rsid w:val="003F51CA"/>
    <w:rsid w:val="003F5506"/>
    <w:rsid w:val="003F5D4D"/>
    <w:rsid w:val="004034C9"/>
    <w:rsid w:val="00403E31"/>
    <w:rsid w:val="004062E1"/>
    <w:rsid w:val="00420AEA"/>
    <w:rsid w:val="00423DB3"/>
    <w:rsid w:val="0042620C"/>
    <w:rsid w:val="00434F20"/>
    <w:rsid w:val="00437D84"/>
    <w:rsid w:val="00441986"/>
    <w:rsid w:val="00443C61"/>
    <w:rsid w:val="004444BA"/>
    <w:rsid w:val="00444BA4"/>
    <w:rsid w:val="004470CD"/>
    <w:rsid w:val="00447787"/>
    <w:rsid w:val="004531AE"/>
    <w:rsid w:val="00455DBC"/>
    <w:rsid w:val="00456D34"/>
    <w:rsid w:val="00457171"/>
    <w:rsid w:val="00461F8D"/>
    <w:rsid w:val="004642E1"/>
    <w:rsid w:val="00466E34"/>
    <w:rsid w:val="00471CE5"/>
    <w:rsid w:val="004852FD"/>
    <w:rsid w:val="00485B82"/>
    <w:rsid w:val="004864A5"/>
    <w:rsid w:val="00492267"/>
    <w:rsid w:val="00493264"/>
    <w:rsid w:val="00496756"/>
    <w:rsid w:val="004A03A6"/>
    <w:rsid w:val="004A7DD8"/>
    <w:rsid w:val="004B688F"/>
    <w:rsid w:val="004C1D19"/>
    <w:rsid w:val="004C3B9D"/>
    <w:rsid w:val="004C7A4F"/>
    <w:rsid w:val="004D368C"/>
    <w:rsid w:val="004E2D49"/>
    <w:rsid w:val="004E4B57"/>
    <w:rsid w:val="004E5D0A"/>
    <w:rsid w:val="004E63CF"/>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56D78"/>
    <w:rsid w:val="00566ACE"/>
    <w:rsid w:val="005675B0"/>
    <w:rsid w:val="00570746"/>
    <w:rsid w:val="00574617"/>
    <w:rsid w:val="005760D9"/>
    <w:rsid w:val="005764E9"/>
    <w:rsid w:val="00577515"/>
    <w:rsid w:val="00581E5F"/>
    <w:rsid w:val="00591DCA"/>
    <w:rsid w:val="0059386F"/>
    <w:rsid w:val="00595397"/>
    <w:rsid w:val="005A1228"/>
    <w:rsid w:val="005A4714"/>
    <w:rsid w:val="005A5B9E"/>
    <w:rsid w:val="005B2257"/>
    <w:rsid w:val="005B2396"/>
    <w:rsid w:val="005B7085"/>
    <w:rsid w:val="005C0AAF"/>
    <w:rsid w:val="005C1430"/>
    <w:rsid w:val="005C2495"/>
    <w:rsid w:val="005C7F3F"/>
    <w:rsid w:val="005D6647"/>
    <w:rsid w:val="005F4285"/>
    <w:rsid w:val="005F5072"/>
    <w:rsid w:val="005F6E40"/>
    <w:rsid w:val="00613890"/>
    <w:rsid w:val="006171ED"/>
    <w:rsid w:val="00630A74"/>
    <w:rsid w:val="0063270F"/>
    <w:rsid w:val="00632BB1"/>
    <w:rsid w:val="00632FC3"/>
    <w:rsid w:val="0063547A"/>
    <w:rsid w:val="00637CB0"/>
    <w:rsid w:val="00641CEC"/>
    <w:rsid w:val="00643F99"/>
    <w:rsid w:val="00645BD3"/>
    <w:rsid w:val="00645D7C"/>
    <w:rsid w:val="00645FAD"/>
    <w:rsid w:val="006608B6"/>
    <w:rsid w:val="00661D9E"/>
    <w:rsid w:val="006713B2"/>
    <w:rsid w:val="00672926"/>
    <w:rsid w:val="00681535"/>
    <w:rsid w:val="006845D5"/>
    <w:rsid w:val="00690E93"/>
    <w:rsid w:val="00691768"/>
    <w:rsid w:val="006A272A"/>
    <w:rsid w:val="006B0E9C"/>
    <w:rsid w:val="006B3B66"/>
    <w:rsid w:val="006C52B2"/>
    <w:rsid w:val="006D7124"/>
    <w:rsid w:val="006E0C97"/>
    <w:rsid w:val="006E25E4"/>
    <w:rsid w:val="006E31E1"/>
    <w:rsid w:val="006F348F"/>
    <w:rsid w:val="006F4F59"/>
    <w:rsid w:val="00706736"/>
    <w:rsid w:val="00706F21"/>
    <w:rsid w:val="00707329"/>
    <w:rsid w:val="00715EF1"/>
    <w:rsid w:val="00733210"/>
    <w:rsid w:val="00736DC0"/>
    <w:rsid w:val="00742CF9"/>
    <w:rsid w:val="00742F6E"/>
    <w:rsid w:val="0076524B"/>
    <w:rsid w:val="00774FB4"/>
    <w:rsid w:val="007808B7"/>
    <w:rsid w:val="00787B20"/>
    <w:rsid w:val="00792273"/>
    <w:rsid w:val="007A1958"/>
    <w:rsid w:val="007A26D4"/>
    <w:rsid w:val="007A513B"/>
    <w:rsid w:val="007B0754"/>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7F6C"/>
    <w:rsid w:val="008910D0"/>
    <w:rsid w:val="008918CE"/>
    <w:rsid w:val="008931EB"/>
    <w:rsid w:val="008A0B56"/>
    <w:rsid w:val="008A6D50"/>
    <w:rsid w:val="008C428C"/>
    <w:rsid w:val="008D09BC"/>
    <w:rsid w:val="008D45B2"/>
    <w:rsid w:val="008E5DF9"/>
    <w:rsid w:val="008F325B"/>
    <w:rsid w:val="008F4E96"/>
    <w:rsid w:val="008F73BD"/>
    <w:rsid w:val="00900919"/>
    <w:rsid w:val="00903E9A"/>
    <w:rsid w:val="00904655"/>
    <w:rsid w:val="009065E2"/>
    <w:rsid w:val="009165F7"/>
    <w:rsid w:val="00920318"/>
    <w:rsid w:val="0092063E"/>
    <w:rsid w:val="009270B4"/>
    <w:rsid w:val="009453B4"/>
    <w:rsid w:val="00946582"/>
    <w:rsid w:val="009475C0"/>
    <w:rsid w:val="00950E39"/>
    <w:rsid w:val="00954DFA"/>
    <w:rsid w:val="009673CC"/>
    <w:rsid w:val="00971BEB"/>
    <w:rsid w:val="0098224F"/>
    <w:rsid w:val="009822B4"/>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6585F"/>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2360E"/>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3F08"/>
    <w:rsid w:val="00BD7261"/>
    <w:rsid w:val="00BE36F1"/>
    <w:rsid w:val="00BF157C"/>
    <w:rsid w:val="00BF6E48"/>
    <w:rsid w:val="00C07BF3"/>
    <w:rsid w:val="00C1130E"/>
    <w:rsid w:val="00C13C36"/>
    <w:rsid w:val="00C22503"/>
    <w:rsid w:val="00C2299A"/>
    <w:rsid w:val="00C2485B"/>
    <w:rsid w:val="00C25485"/>
    <w:rsid w:val="00C3111B"/>
    <w:rsid w:val="00C3297C"/>
    <w:rsid w:val="00C32CE2"/>
    <w:rsid w:val="00C343D0"/>
    <w:rsid w:val="00C36548"/>
    <w:rsid w:val="00C45EDE"/>
    <w:rsid w:val="00C47820"/>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654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1CA7"/>
    <w:rsid w:val="00D52E7E"/>
    <w:rsid w:val="00D56DE3"/>
    <w:rsid w:val="00D650C7"/>
    <w:rsid w:val="00D721AA"/>
    <w:rsid w:val="00D86F0E"/>
    <w:rsid w:val="00D977AB"/>
    <w:rsid w:val="00DA2B01"/>
    <w:rsid w:val="00DB2A5E"/>
    <w:rsid w:val="00DE07A3"/>
    <w:rsid w:val="00DE2038"/>
    <w:rsid w:val="00DE27C2"/>
    <w:rsid w:val="00DE3DFF"/>
    <w:rsid w:val="00DE59A1"/>
    <w:rsid w:val="00DE608B"/>
    <w:rsid w:val="00DE76FA"/>
    <w:rsid w:val="00DF331C"/>
    <w:rsid w:val="00E048B5"/>
    <w:rsid w:val="00E04D43"/>
    <w:rsid w:val="00E15458"/>
    <w:rsid w:val="00E1757B"/>
    <w:rsid w:val="00E242C1"/>
    <w:rsid w:val="00E259F8"/>
    <w:rsid w:val="00E25ED8"/>
    <w:rsid w:val="00E3222C"/>
    <w:rsid w:val="00E369EB"/>
    <w:rsid w:val="00E43392"/>
    <w:rsid w:val="00E51F13"/>
    <w:rsid w:val="00E51F1E"/>
    <w:rsid w:val="00E61994"/>
    <w:rsid w:val="00E66755"/>
    <w:rsid w:val="00E67A13"/>
    <w:rsid w:val="00E758AF"/>
    <w:rsid w:val="00E75F1B"/>
    <w:rsid w:val="00E81ABD"/>
    <w:rsid w:val="00E824BB"/>
    <w:rsid w:val="00E856BB"/>
    <w:rsid w:val="00E8598F"/>
    <w:rsid w:val="00E86640"/>
    <w:rsid w:val="00E87D7C"/>
    <w:rsid w:val="00E93F06"/>
    <w:rsid w:val="00E95BDE"/>
    <w:rsid w:val="00E97846"/>
    <w:rsid w:val="00EA2B1E"/>
    <w:rsid w:val="00EA598E"/>
    <w:rsid w:val="00ED5AF8"/>
    <w:rsid w:val="00EF58F3"/>
    <w:rsid w:val="00F01507"/>
    <w:rsid w:val="00F170C0"/>
    <w:rsid w:val="00F23476"/>
    <w:rsid w:val="00F24187"/>
    <w:rsid w:val="00F305A8"/>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D300C"/>
    <w:rsid w:val="00FD3E3C"/>
    <w:rsid w:val="00FE544D"/>
    <w:rsid w:val="00FF0842"/>
    <w:rsid w:val="00FF14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84561"/>
  <w15:docId w15:val="{B540CF9C-B773-4207-BD6E-E742165F9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Heading4">
    <w:name w:val="heading 4"/>
    <w:basedOn w:val="Normal"/>
    <w:next w:val="Normal"/>
    <w:link w:val="Heading4Char"/>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Heading4Char">
    <w:name w:val="Heading 4 Char"/>
    <w:basedOn w:val="DefaultParagraphFont"/>
    <w:link w:val="Heading4"/>
    <w:uiPriority w:val="9"/>
    <w:rsid w:val="004444BA"/>
    <w:rPr>
      <w:rFonts w:asciiTheme="majorHAnsi" w:eastAsiaTheme="majorEastAsia" w:hAnsiTheme="majorHAnsi" w:cstheme="majorBidi"/>
      <w:b/>
      <w:bCs/>
      <w:i/>
      <w:iCs/>
      <w:color w:val="0000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tiff"/><Relationship Id="rId26" Type="http://schemas.openxmlformats.org/officeDocument/2006/relationships/image" Target="media/image17.tiff"/><Relationship Id="rId39" Type="http://schemas.openxmlformats.org/officeDocument/2006/relationships/image" Target="media/image30.png"/><Relationship Id="rId21" Type="http://schemas.openxmlformats.org/officeDocument/2006/relationships/image" Target="media/image12.tiff"/><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tiff"/><Relationship Id="rId32" Type="http://schemas.openxmlformats.org/officeDocument/2006/relationships/image" Target="media/image23.tiff"/><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tif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velocity.apache.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1A5E81-3DED-4C24-A3BD-1E0640DF1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8199</Words>
  <Characters>46738</Characters>
  <Application>Microsoft Office Word</Application>
  <DocSecurity>0</DocSecurity>
  <Lines>389</Lines>
  <Paragraphs>109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290</cp:revision>
  <cp:lastPrinted>2021-10-21T07:16:00Z</cp:lastPrinted>
  <dcterms:created xsi:type="dcterms:W3CDTF">2012-10-17T15:02:00Z</dcterms:created>
  <dcterms:modified xsi:type="dcterms:W3CDTF">2021-10-21T07:16:00Z</dcterms:modified>
</cp:coreProperties>
</file>